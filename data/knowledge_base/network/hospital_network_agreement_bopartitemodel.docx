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D9C788" w14:textId="77777777" w:rsidR="003B4612" w:rsidRDefault="003B4612" w:rsidP="094368B2">
      <w:pPr>
        <w:spacing w:before="11" w:line="494" w:lineRule="exact"/>
        <w:ind w:right="936"/>
        <w:jc w:val="center"/>
        <w:textAlignment w:val="baseline"/>
        <w:rPr>
          <w:rFonts w:ascii="Arial" w:eastAsia="Arial" w:hAnsi="Arial"/>
          <w:b/>
          <w:bCs/>
          <w:color w:val="005EB8"/>
          <w:spacing w:val="-14"/>
          <w:w w:val="105"/>
          <w:sz w:val="36"/>
          <w:szCs w:val="36"/>
        </w:rPr>
      </w:pPr>
    </w:p>
    <w:p w14:paraId="1562C794" w14:textId="6768CEFE" w:rsidR="00D90B60" w:rsidRPr="004962B0" w:rsidRDefault="00736E94" w:rsidP="006B150A">
      <w:pPr>
        <w:spacing w:before="11" w:line="494" w:lineRule="exact"/>
        <w:ind w:right="936"/>
        <w:jc w:val="center"/>
        <w:textAlignment w:val="baseline"/>
        <w:rPr>
          <w:rFonts w:ascii="Arial" w:eastAsia="Arial" w:hAnsi="Arial"/>
          <w:b/>
          <w:bCs/>
          <w:color w:val="005EB8"/>
          <w:spacing w:val="-14"/>
          <w:w w:val="105"/>
          <w:sz w:val="36"/>
          <w:szCs w:val="36"/>
        </w:rPr>
      </w:pPr>
      <w:r w:rsidRPr="2D24E174">
        <w:rPr>
          <w:rFonts w:ascii="Arial" w:eastAsia="Arial" w:hAnsi="Arial"/>
          <w:b/>
          <w:bCs/>
          <w:color w:val="005EB8"/>
          <w:spacing w:val="-14"/>
          <w:w w:val="105"/>
          <w:sz w:val="36"/>
          <w:szCs w:val="36"/>
        </w:rPr>
        <w:t xml:space="preserve">Republic of Ireland </w:t>
      </w:r>
      <w:r w:rsidR="00A5578B" w:rsidRPr="2D24E174">
        <w:rPr>
          <w:rFonts w:ascii="Arial" w:eastAsia="Arial" w:hAnsi="Arial"/>
          <w:b/>
          <w:bCs/>
          <w:color w:val="005EB8"/>
          <w:spacing w:val="-14"/>
          <w:w w:val="105"/>
          <w:sz w:val="36"/>
          <w:szCs w:val="36"/>
        </w:rPr>
        <w:t>Model Clinical Trial Agreement between Clinical Organisations and Sponsors</w:t>
      </w:r>
    </w:p>
    <w:p w14:paraId="098F39A8" w14:textId="77777777" w:rsidR="00D90B60" w:rsidRPr="004962B0" w:rsidRDefault="094368B2" w:rsidP="094368B2">
      <w:pPr>
        <w:spacing w:before="511" w:line="276" w:lineRule="exact"/>
        <w:ind w:right="62"/>
        <w:jc w:val="both"/>
        <w:textAlignment w:val="baseline"/>
        <w:rPr>
          <w:rFonts w:ascii="Arial" w:eastAsia="Arial" w:hAnsi="Arial"/>
          <w:b/>
          <w:bCs/>
          <w:color w:val="000000"/>
        </w:rPr>
      </w:pPr>
      <w:r w:rsidRPr="094368B2">
        <w:rPr>
          <w:rFonts w:ascii="Arial" w:eastAsia="Arial" w:hAnsi="Arial"/>
          <w:b/>
          <w:bCs/>
          <w:color w:val="000000" w:themeColor="text1"/>
        </w:rPr>
        <w:t xml:space="preserve">The information set out below provides a checklist of information that needs to be included in the Model Clinical Trial Agreement between Clinical Organisations and Sponsors. </w:t>
      </w:r>
    </w:p>
    <w:p w14:paraId="56A3A10B" w14:textId="77777777" w:rsidR="00A57A8A" w:rsidRPr="004962B0" w:rsidRDefault="094368B2" w:rsidP="094368B2">
      <w:pPr>
        <w:spacing w:before="244" w:line="274" w:lineRule="exact"/>
        <w:ind w:right="62"/>
        <w:jc w:val="both"/>
        <w:textAlignment w:val="baseline"/>
        <w:rPr>
          <w:rFonts w:ascii="Arial" w:eastAsia="Arial" w:hAnsi="Arial"/>
          <w:b/>
          <w:bCs/>
          <w:color w:val="000000"/>
        </w:rPr>
      </w:pPr>
      <w:r w:rsidRPr="094368B2">
        <w:rPr>
          <w:rFonts w:ascii="Arial" w:eastAsia="Arial" w:hAnsi="Arial"/>
          <w:b/>
          <w:bCs/>
          <w:color w:val="000000" w:themeColor="text1"/>
        </w:rPr>
        <w:t>It is the responsibility of the Sponsor to provide the required information for review by the Clinical Organisation.</w:t>
      </w:r>
      <w:bookmarkStart w:id="0" w:name="_GoBack"/>
      <w:bookmarkEnd w:id="0"/>
    </w:p>
    <w:p w14:paraId="5E6619FB" w14:textId="77777777" w:rsidR="00D90B60" w:rsidRPr="004962B0" w:rsidRDefault="00736E94" w:rsidP="094368B2">
      <w:pPr>
        <w:spacing w:before="244" w:line="274" w:lineRule="exact"/>
        <w:ind w:right="62"/>
        <w:jc w:val="both"/>
        <w:textAlignment w:val="baseline"/>
        <w:rPr>
          <w:rFonts w:ascii="Arial" w:eastAsia="Arial" w:hAnsi="Arial"/>
          <w:b/>
          <w:bCs/>
          <w:color w:val="000000"/>
        </w:rPr>
      </w:pPr>
      <w:r w:rsidRPr="094368B2">
        <w:rPr>
          <w:rFonts w:ascii="Arial" w:eastAsia="Arial" w:hAnsi="Arial"/>
          <w:b/>
          <w:bCs/>
          <w:color w:val="000000"/>
          <w:spacing w:val="-3"/>
          <w:sz w:val="24"/>
          <w:szCs w:val="24"/>
        </w:rPr>
        <w:t>Footers</w:t>
      </w:r>
    </w:p>
    <w:p w14:paraId="0DFF9D1C" w14:textId="77777777" w:rsidR="00D90B60" w:rsidRPr="004962B0" w:rsidRDefault="094368B2" w:rsidP="094368B2">
      <w:pPr>
        <w:spacing w:before="121" w:line="275" w:lineRule="exact"/>
        <w:ind w:right="62"/>
        <w:jc w:val="both"/>
        <w:textAlignment w:val="baseline"/>
        <w:rPr>
          <w:rFonts w:ascii="Arial" w:eastAsia="Arial" w:hAnsi="Arial"/>
          <w:color w:val="000000"/>
        </w:rPr>
      </w:pPr>
      <w:r w:rsidRPr="094368B2">
        <w:rPr>
          <w:rFonts w:ascii="Arial" w:eastAsia="Arial" w:hAnsi="Arial"/>
          <w:color w:val="000000" w:themeColor="text1"/>
        </w:rPr>
        <w:t>Complete the information set out in the footer of this Document.</w:t>
      </w:r>
    </w:p>
    <w:p w14:paraId="223AF65E" w14:textId="77777777" w:rsidR="00D90B60" w:rsidRPr="004962B0" w:rsidRDefault="00736E94" w:rsidP="094368B2">
      <w:pPr>
        <w:spacing w:before="244" w:line="320" w:lineRule="exact"/>
        <w:ind w:right="62"/>
        <w:jc w:val="both"/>
        <w:textAlignment w:val="baseline"/>
        <w:rPr>
          <w:rFonts w:ascii="Arial" w:eastAsia="Arial" w:hAnsi="Arial"/>
          <w:b/>
          <w:bCs/>
          <w:color w:val="000000"/>
          <w:spacing w:val="-2"/>
          <w:sz w:val="24"/>
          <w:szCs w:val="24"/>
        </w:rPr>
      </w:pPr>
      <w:r w:rsidRPr="094368B2">
        <w:rPr>
          <w:rFonts w:ascii="Arial" w:eastAsia="Arial" w:hAnsi="Arial"/>
          <w:b/>
          <w:bCs/>
          <w:color w:val="000000"/>
          <w:spacing w:val="-2"/>
          <w:sz w:val="24"/>
          <w:szCs w:val="24"/>
        </w:rPr>
        <w:t>Front page</w:t>
      </w:r>
    </w:p>
    <w:p w14:paraId="4B0A3AA8" w14:textId="77777777" w:rsidR="00D90B60" w:rsidRPr="004962B0" w:rsidRDefault="094368B2" w:rsidP="094368B2">
      <w:pPr>
        <w:spacing w:before="116" w:line="275" w:lineRule="exact"/>
        <w:ind w:right="62"/>
        <w:jc w:val="both"/>
        <w:textAlignment w:val="baseline"/>
        <w:rPr>
          <w:rFonts w:ascii="Arial" w:eastAsia="Arial" w:hAnsi="Arial"/>
          <w:color w:val="000000"/>
        </w:rPr>
      </w:pPr>
      <w:r w:rsidRPr="094368B2">
        <w:rPr>
          <w:rFonts w:ascii="Arial" w:eastAsia="Arial" w:hAnsi="Arial"/>
          <w:color w:val="000000" w:themeColor="text1"/>
        </w:rPr>
        <w:t>Complete all of the required information.</w:t>
      </w:r>
    </w:p>
    <w:p w14:paraId="627915F2" w14:textId="77777777" w:rsidR="00D90B60" w:rsidRPr="004962B0" w:rsidRDefault="094368B2" w:rsidP="094368B2">
      <w:pPr>
        <w:spacing w:before="244" w:line="320"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Contents page</w:t>
      </w:r>
    </w:p>
    <w:p w14:paraId="33E01052" w14:textId="77777777" w:rsidR="00AA7B12" w:rsidRDefault="094368B2" w:rsidP="00AA7B12">
      <w:pPr>
        <w:spacing w:before="121" w:line="275" w:lineRule="exact"/>
        <w:ind w:right="62"/>
        <w:jc w:val="both"/>
        <w:textAlignment w:val="baseline"/>
        <w:rPr>
          <w:rFonts w:ascii="Arial" w:eastAsia="Arial" w:hAnsi="Arial"/>
          <w:color w:val="000000"/>
        </w:rPr>
      </w:pPr>
      <w:r w:rsidRPr="094368B2">
        <w:rPr>
          <w:rFonts w:ascii="Arial" w:eastAsia="Arial" w:hAnsi="Arial"/>
          <w:color w:val="000000" w:themeColor="text1"/>
        </w:rPr>
        <w:t xml:space="preserve">If Appendices 4, 5 and/or 6 </w:t>
      </w:r>
      <w:proofErr w:type="gramStart"/>
      <w:r w:rsidRPr="094368B2">
        <w:rPr>
          <w:rFonts w:ascii="Arial" w:eastAsia="Arial" w:hAnsi="Arial"/>
          <w:color w:val="000000" w:themeColor="text1"/>
        </w:rPr>
        <w:t>are not used</w:t>
      </w:r>
      <w:proofErr w:type="gramEnd"/>
      <w:r w:rsidRPr="094368B2">
        <w:rPr>
          <w:rFonts w:ascii="Arial" w:eastAsia="Arial" w:hAnsi="Arial"/>
          <w:color w:val="000000" w:themeColor="text1"/>
        </w:rPr>
        <w:t>, delete reference(s) in the Contents Page.</w:t>
      </w:r>
    </w:p>
    <w:p w14:paraId="2AEC953B" w14:textId="5F9D62B1" w:rsidR="00D90B60" w:rsidRPr="00AA7B12" w:rsidRDefault="00736E94" w:rsidP="00AA7B12">
      <w:pPr>
        <w:spacing w:before="121" w:line="275" w:lineRule="exact"/>
        <w:ind w:right="62"/>
        <w:jc w:val="both"/>
        <w:textAlignment w:val="baseline"/>
        <w:rPr>
          <w:rFonts w:ascii="Arial" w:eastAsia="Arial" w:hAnsi="Arial"/>
          <w:color w:val="000000"/>
        </w:rPr>
      </w:pPr>
      <w:r w:rsidRPr="094368B2">
        <w:rPr>
          <w:rFonts w:ascii="Arial" w:eastAsia="Arial" w:hAnsi="Arial"/>
          <w:b/>
          <w:bCs/>
          <w:color w:val="000000"/>
          <w:spacing w:val="-2"/>
          <w:sz w:val="24"/>
          <w:szCs w:val="24"/>
        </w:rPr>
        <w:t>Recitals</w:t>
      </w:r>
    </w:p>
    <w:p w14:paraId="5125B80C" w14:textId="4D8E12CC" w:rsidR="00D90B60" w:rsidRPr="004962B0" w:rsidRDefault="094368B2" w:rsidP="094368B2">
      <w:pPr>
        <w:spacing w:before="123" w:line="275" w:lineRule="exact"/>
        <w:ind w:right="62"/>
        <w:jc w:val="both"/>
        <w:textAlignment w:val="baseline"/>
        <w:rPr>
          <w:rFonts w:ascii="Arial" w:eastAsia="Arial" w:hAnsi="Arial"/>
          <w:color w:val="000000"/>
        </w:rPr>
      </w:pPr>
      <w:r w:rsidRPr="094368B2">
        <w:rPr>
          <w:rFonts w:ascii="Arial" w:eastAsia="Arial" w:hAnsi="Arial"/>
          <w:color w:val="000000" w:themeColor="text1"/>
        </w:rPr>
        <w:t xml:space="preserve">Add, remove and/or update recitals as applicable to the Clinical Trial (as a preamble to the Agreement, such changes do not constitute modification to the template Agreement). Appendix 6 </w:t>
      </w:r>
      <w:proofErr w:type="gramStart"/>
      <w:r w:rsidRPr="094368B2">
        <w:rPr>
          <w:rFonts w:ascii="Arial" w:eastAsia="Arial" w:hAnsi="Arial"/>
          <w:color w:val="000000" w:themeColor="text1"/>
        </w:rPr>
        <w:t>should be completed</w:t>
      </w:r>
      <w:proofErr w:type="gramEnd"/>
      <w:r w:rsidRPr="094368B2">
        <w:rPr>
          <w:rFonts w:ascii="Arial" w:eastAsia="Arial" w:hAnsi="Arial"/>
          <w:color w:val="000000" w:themeColor="text1"/>
        </w:rPr>
        <w:t xml:space="preserve"> where a corporate Affiliate of the Sponsor is formally empowered by the Sponsor to sign the Agreement on behalf of the Sponsor thereby binding the Sponsor as Party to the Agreement (and should be removed where this is not the case).</w:t>
      </w:r>
    </w:p>
    <w:p w14:paraId="2F12865E" w14:textId="24390B3D" w:rsidR="0006706C" w:rsidRPr="004962B0" w:rsidRDefault="094368B2" w:rsidP="094368B2">
      <w:pPr>
        <w:spacing w:before="123" w:line="275" w:lineRule="exact"/>
        <w:ind w:right="62"/>
        <w:jc w:val="both"/>
        <w:textAlignment w:val="baseline"/>
        <w:rPr>
          <w:rFonts w:ascii="Arial" w:eastAsia="Arial" w:hAnsi="Arial"/>
          <w:color w:val="000000"/>
        </w:rPr>
      </w:pPr>
      <w:r w:rsidRPr="094368B2">
        <w:rPr>
          <w:rFonts w:ascii="Arial" w:eastAsia="Arial" w:hAnsi="Arial"/>
          <w:color w:val="000000" w:themeColor="text1"/>
        </w:rPr>
        <w:t xml:space="preserve">Appendix 6 </w:t>
      </w:r>
      <w:proofErr w:type="gramStart"/>
      <w:r w:rsidRPr="094368B2">
        <w:rPr>
          <w:rFonts w:ascii="Arial" w:eastAsia="Arial" w:hAnsi="Arial"/>
          <w:color w:val="000000" w:themeColor="text1"/>
        </w:rPr>
        <w:t>should be deleted</w:t>
      </w:r>
      <w:proofErr w:type="gramEnd"/>
      <w:r w:rsidRPr="094368B2">
        <w:rPr>
          <w:rFonts w:ascii="Arial" w:eastAsia="Arial" w:hAnsi="Arial"/>
          <w:color w:val="000000" w:themeColor="text1"/>
        </w:rPr>
        <w:t xml:space="preserve"> if the Sponsor is established in the EU.</w:t>
      </w:r>
    </w:p>
    <w:p w14:paraId="74B98E1A" w14:textId="77777777" w:rsidR="00D90B60" w:rsidRPr="004962B0" w:rsidRDefault="094368B2" w:rsidP="094368B2">
      <w:pPr>
        <w:spacing w:before="244" w:line="320"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Main Body of the Agreement</w:t>
      </w:r>
    </w:p>
    <w:p w14:paraId="0D8D6001" w14:textId="77777777" w:rsidR="00D90B60" w:rsidRPr="004962B0" w:rsidRDefault="094368B2" w:rsidP="094368B2">
      <w:pPr>
        <w:spacing w:before="120" w:line="275" w:lineRule="exact"/>
        <w:ind w:left="576" w:right="62"/>
        <w:jc w:val="both"/>
        <w:textAlignment w:val="baseline"/>
        <w:rPr>
          <w:rFonts w:ascii="Arial" w:eastAsia="Arial" w:hAnsi="Arial"/>
          <w:b/>
          <w:bCs/>
          <w:color w:val="000000"/>
        </w:rPr>
      </w:pPr>
      <w:r w:rsidRPr="094368B2">
        <w:rPr>
          <w:rFonts w:ascii="Arial" w:eastAsia="Arial" w:hAnsi="Arial"/>
          <w:b/>
          <w:bCs/>
          <w:color w:val="000000" w:themeColor="text1"/>
        </w:rPr>
        <w:t xml:space="preserve">Clause 3.3.4 </w:t>
      </w:r>
      <w:r w:rsidRPr="094368B2">
        <w:rPr>
          <w:rFonts w:ascii="Arial" w:eastAsia="Arial" w:hAnsi="Arial"/>
          <w:color w:val="000000" w:themeColor="text1"/>
        </w:rPr>
        <w:t>– Check that this Clause references the version of the Declaration of Helsinki applicable to this Clinical Trial and update where needed.</w:t>
      </w:r>
    </w:p>
    <w:p w14:paraId="03A8B0DA" w14:textId="77777777" w:rsidR="00D90B60" w:rsidRPr="004962B0" w:rsidRDefault="094368B2" w:rsidP="00AA7B12">
      <w:pPr>
        <w:tabs>
          <w:tab w:val="right" w:pos="576"/>
        </w:tabs>
        <w:spacing w:before="242" w:line="275" w:lineRule="exact"/>
        <w:ind w:left="576" w:right="62"/>
        <w:jc w:val="both"/>
        <w:textAlignment w:val="baseline"/>
        <w:rPr>
          <w:rFonts w:ascii="Arial" w:eastAsia="Arial" w:hAnsi="Arial"/>
          <w:b/>
          <w:bCs/>
          <w:color w:val="000000"/>
        </w:rPr>
      </w:pPr>
      <w:r w:rsidRPr="094368B2">
        <w:rPr>
          <w:rFonts w:ascii="Arial" w:eastAsia="Arial" w:hAnsi="Arial"/>
          <w:b/>
          <w:bCs/>
          <w:color w:val="000000" w:themeColor="text1"/>
        </w:rPr>
        <w:t xml:space="preserve">Clause 3.3.5 </w:t>
      </w:r>
      <w:r w:rsidRPr="094368B2">
        <w:rPr>
          <w:rFonts w:ascii="Arial" w:eastAsia="Arial" w:hAnsi="Arial"/>
          <w:color w:val="000000" w:themeColor="text1"/>
        </w:rPr>
        <w:t>– Delete if the Clinical Trial does not involve transplantation of human cells, tissue or organs.</w:t>
      </w:r>
    </w:p>
    <w:p w14:paraId="79954E4B" w14:textId="71AD5717" w:rsidR="00D90B60" w:rsidRPr="004962B0" w:rsidRDefault="00736E94" w:rsidP="2D24E174">
      <w:pPr>
        <w:spacing w:before="242" w:line="275" w:lineRule="exact"/>
        <w:ind w:left="576" w:right="62"/>
        <w:jc w:val="both"/>
        <w:textAlignment w:val="baseline"/>
        <w:rPr>
          <w:rFonts w:ascii="Arial" w:eastAsia="Arial" w:hAnsi="Arial"/>
          <w:b/>
          <w:bCs/>
          <w:color w:val="000000"/>
          <w:spacing w:val="-1"/>
        </w:rPr>
      </w:pPr>
      <w:r w:rsidRPr="2D24E174">
        <w:rPr>
          <w:rFonts w:ascii="Arial" w:eastAsia="Arial" w:hAnsi="Arial"/>
          <w:b/>
          <w:bCs/>
          <w:color w:val="000000"/>
          <w:spacing w:val="-1"/>
        </w:rPr>
        <w:t xml:space="preserve">Clause 4.12 </w:t>
      </w:r>
      <w:r w:rsidRPr="2D24E174">
        <w:rPr>
          <w:rFonts w:ascii="Arial" w:eastAsia="Arial" w:hAnsi="Arial"/>
          <w:color w:val="000000"/>
          <w:spacing w:val="-1"/>
        </w:rPr>
        <w:t xml:space="preserve">– Select ‘enrols’, ‘doses’ or ‘randomises’ as appropriate to the Clinical Trial and inset target number for </w:t>
      </w:r>
      <w:r w:rsidR="00DB527C" w:rsidRPr="2D24E174">
        <w:rPr>
          <w:rFonts w:ascii="Arial" w:eastAsia="Arial" w:hAnsi="Arial"/>
          <w:color w:val="000000"/>
          <w:spacing w:val="-1"/>
        </w:rPr>
        <w:t>the Clinical</w:t>
      </w:r>
      <w:r w:rsidR="00C02CED" w:rsidRPr="2D24E174">
        <w:rPr>
          <w:rFonts w:ascii="Arial" w:eastAsia="Arial" w:hAnsi="Arial"/>
          <w:color w:val="000000"/>
          <w:spacing w:val="-1"/>
        </w:rPr>
        <w:t xml:space="preserve"> </w:t>
      </w:r>
      <w:r w:rsidRPr="2D24E174">
        <w:rPr>
          <w:rFonts w:ascii="Arial" w:eastAsia="Arial" w:hAnsi="Arial"/>
          <w:color w:val="000000"/>
          <w:spacing w:val="-1"/>
        </w:rPr>
        <w:t>Organisation.</w:t>
      </w:r>
    </w:p>
    <w:p w14:paraId="6FE98ECD" w14:textId="0A3515B3" w:rsidR="00D90B60" w:rsidRPr="004962B0" w:rsidRDefault="00736E94" w:rsidP="376798A0">
      <w:pPr>
        <w:spacing w:before="242" w:line="275" w:lineRule="exact"/>
        <w:ind w:left="576" w:right="62"/>
        <w:jc w:val="both"/>
        <w:textAlignment w:val="baseline"/>
        <w:rPr>
          <w:rFonts w:ascii="Arial" w:eastAsia="Arial" w:hAnsi="Arial"/>
          <w:b/>
          <w:bCs/>
          <w:color w:val="000000"/>
          <w:spacing w:val="-1"/>
          <w:lang w:val="en-US"/>
        </w:rPr>
      </w:pPr>
      <w:r w:rsidRPr="376798A0">
        <w:rPr>
          <w:rFonts w:ascii="Arial" w:eastAsia="Arial" w:hAnsi="Arial"/>
          <w:b/>
          <w:bCs/>
          <w:color w:val="000000"/>
          <w:spacing w:val="-1"/>
          <w:lang w:val="en-US"/>
        </w:rPr>
        <w:t>Clauses 4.1</w:t>
      </w:r>
      <w:r w:rsidR="376798A0" w:rsidRPr="376798A0">
        <w:rPr>
          <w:rFonts w:ascii="Arial" w:eastAsia="Arial" w:hAnsi="Arial"/>
          <w:b/>
          <w:bCs/>
          <w:color w:val="000000" w:themeColor="text1"/>
          <w:lang w:val="en-US"/>
        </w:rPr>
        <w:t>4</w:t>
      </w:r>
      <w:r w:rsidRPr="376798A0">
        <w:rPr>
          <w:rFonts w:ascii="Arial" w:eastAsia="Arial" w:hAnsi="Arial"/>
          <w:b/>
          <w:bCs/>
          <w:color w:val="000000"/>
          <w:spacing w:val="-1"/>
          <w:lang w:val="en-US"/>
        </w:rPr>
        <w:t xml:space="preserve">.10 </w:t>
      </w:r>
      <w:r w:rsidRPr="376798A0">
        <w:rPr>
          <w:rFonts w:ascii="Arial" w:eastAsia="Arial" w:hAnsi="Arial"/>
          <w:color w:val="000000"/>
          <w:spacing w:val="-1"/>
          <w:lang w:val="en-US"/>
        </w:rPr>
        <w:t xml:space="preserve">and </w:t>
      </w:r>
      <w:r w:rsidRPr="376798A0">
        <w:rPr>
          <w:rFonts w:ascii="Arial" w:eastAsia="Arial" w:hAnsi="Arial"/>
          <w:b/>
          <w:bCs/>
          <w:color w:val="000000"/>
          <w:spacing w:val="-1"/>
          <w:lang w:val="en-US"/>
        </w:rPr>
        <w:t>4.1</w:t>
      </w:r>
      <w:r w:rsidR="376798A0" w:rsidRPr="376798A0">
        <w:rPr>
          <w:rFonts w:ascii="Arial" w:eastAsia="Arial" w:hAnsi="Arial"/>
          <w:b/>
          <w:bCs/>
          <w:color w:val="000000" w:themeColor="text1"/>
          <w:lang w:val="en-US"/>
        </w:rPr>
        <w:t>4</w:t>
      </w:r>
      <w:r w:rsidRPr="376798A0">
        <w:rPr>
          <w:rFonts w:ascii="Arial" w:eastAsia="Arial" w:hAnsi="Arial"/>
          <w:b/>
          <w:bCs/>
          <w:color w:val="000000"/>
          <w:spacing w:val="-1"/>
          <w:lang w:val="en-US"/>
        </w:rPr>
        <w:t xml:space="preserve">.11 </w:t>
      </w:r>
      <w:r w:rsidRPr="376798A0">
        <w:rPr>
          <w:rFonts w:ascii="Arial" w:eastAsia="Arial" w:hAnsi="Arial"/>
          <w:color w:val="000000"/>
          <w:spacing w:val="-1"/>
          <w:lang w:val="en-US"/>
        </w:rPr>
        <w:t xml:space="preserve">– Delete either or both clauses depending upon whether Material will be </w:t>
      </w:r>
      <w:proofErr w:type="spellStart"/>
      <w:r w:rsidRPr="376798A0">
        <w:rPr>
          <w:rFonts w:ascii="Arial" w:eastAsia="Arial" w:hAnsi="Arial"/>
          <w:color w:val="000000"/>
          <w:spacing w:val="-1"/>
          <w:lang w:val="en-US"/>
        </w:rPr>
        <w:t>analysed</w:t>
      </w:r>
      <w:proofErr w:type="spellEnd"/>
      <w:r w:rsidRPr="376798A0">
        <w:rPr>
          <w:rFonts w:ascii="Arial" w:eastAsia="Arial" w:hAnsi="Arial"/>
          <w:color w:val="000000"/>
          <w:spacing w:val="-1"/>
          <w:lang w:val="en-US"/>
        </w:rPr>
        <w:t xml:space="preserve"> locally, centrally or if no Material will be</w:t>
      </w:r>
      <w:r w:rsidR="00A57A8A" w:rsidRPr="376798A0">
        <w:rPr>
          <w:rFonts w:ascii="Arial" w:eastAsia="Arial" w:hAnsi="Arial"/>
          <w:b/>
          <w:bCs/>
          <w:color w:val="000000"/>
          <w:spacing w:val="-1"/>
          <w:lang w:val="en-US"/>
        </w:rPr>
        <w:t xml:space="preserve"> </w:t>
      </w:r>
      <w:proofErr w:type="spellStart"/>
      <w:r w:rsidRPr="376798A0">
        <w:rPr>
          <w:rFonts w:ascii="Arial" w:eastAsia="Arial" w:hAnsi="Arial"/>
          <w:color w:val="000000"/>
          <w:lang w:val="en-US"/>
        </w:rPr>
        <w:t>analysed</w:t>
      </w:r>
      <w:proofErr w:type="spellEnd"/>
      <w:r w:rsidRPr="376798A0">
        <w:rPr>
          <w:rFonts w:ascii="Arial" w:eastAsia="Arial" w:hAnsi="Arial"/>
          <w:color w:val="000000"/>
          <w:lang w:val="en-US"/>
        </w:rPr>
        <w:t xml:space="preserve">. Where no Material will be </w:t>
      </w:r>
      <w:proofErr w:type="spellStart"/>
      <w:r w:rsidRPr="376798A0">
        <w:rPr>
          <w:rFonts w:ascii="Arial" w:eastAsia="Arial" w:hAnsi="Arial"/>
          <w:color w:val="000000"/>
          <w:lang w:val="en-US"/>
        </w:rPr>
        <w:t>analysed</w:t>
      </w:r>
      <w:proofErr w:type="spellEnd"/>
      <w:r w:rsidRPr="376798A0">
        <w:rPr>
          <w:rFonts w:ascii="Arial" w:eastAsia="Arial" w:hAnsi="Arial"/>
          <w:color w:val="000000"/>
          <w:lang w:val="en-US"/>
        </w:rPr>
        <w:t>, delete the definition ‘Material’.</w:t>
      </w:r>
    </w:p>
    <w:p w14:paraId="6E183C8A" w14:textId="4BE41C26" w:rsidR="00D90B60" w:rsidRPr="004962B0" w:rsidRDefault="094368B2" w:rsidP="7444BE20">
      <w:pPr>
        <w:spacing w:before="242" w:line="270" w:lineRule="exact"/>
        <w:ind w:left="576" w:right="62"/>
        <w:jc w:val="both"/>
        <w:textAlignment w:val="baseline"/>
        <w:rPr>
          <w:rFonts w:ascii="Arial" w:eastAsia="Arial" w:hAnsi="Arial"/>
          <w:color w:val="000000"/>
        </w:rPr>
      </w:pPr>
      <w:r w:rsidRPr="094368B2">
        <w:rPr>
          <w:rFonts w:ascii="Arial" w:eastAsia="Arial" w:hAnsi="Arial"/>
          <w:b/>
          <w:bCs/>
          <w:color w:val="000000" w:themeColor="text1"/>
        </w:rPr>
        <w:t xml:space="preserve">Clause 4.15 </w:t>
      </w:r>
      <w:r w:rsidRPr="094368B2">
        <w:rPr>
          <w:rFonts w:ascii="Arial" w:eastAsia="Arial" w:hAnsi="Arial"/>
          <w:color w:val="000000" w:themeColor="text1"/>
        </w:rPr>
        <w:t xml:space="preserve">– Delete if </w:t>
      </w:r>
      <w:proofErr w:type="gramStart"/>
      <w:r w:rsidRPr="094368B2">
        <w:rPr>
          <w:rFonts w:ascii="Arial" w:eastAsia="Arial" w:hAnsi="Arial"/>
          <w:color w:val="000000" w:themeColor="text1"/>
        </w:rPr>
        <w:t>no equipment or resources are provided by the Sponsor</w:t>
      </w:r>
      <w:proofErr w:type="gramEnd"/>
      <w:r w:rsidRPr="094368B2">
        <w:rPr>
          <w:rStyle w:val="CommentReference"/>
        </w:rPr>
        <w:t>.</w:t>
      </w:r>
    </w:p>
    <w:p w14:paraId="597FBFD1" w14:textId="77777777" w:rsidR="003B4612" w:rsidRDefault="003B4612" w:rsidP="094368B2">
      <w:pPr>
        <w:spacing w:before="251" w:line="274" w:lineRule="exact"/>
        <w:ind w:left="576" w:right="62"/>
        <w:jc w:val="both"/>
        <w:textAlignment w:val="baseline"/>
        <w:rPr>
          <w:rFonts w:ascii="Arial" w:eastAsia="Arial" w:hAnsi="Arial"/>
          <w:b/>
          <w:bCs/>
          <w:color w:val="000000"/>
          <w:spacing w:val="-1"/>
        </w:rPr>
      </w:pPr>
    </w:p>
    <w:p w14:paraId="32D773E4" w14:textId="4FC87D67" w:rsidR="00D90B60" w:rsidRPr="004962B0" w:rsidRDefault="00736E94" w:rsidP="094368B2">
      <w:pPr>
        <w:spacing w:before="251" w:line="274" w:lineRule="exact"/>
        <w:ind w:left="576" w:right="62"/>
        <w:jc w:val="both"/>
        <w:textAlignment w:val="baseline"/>
        <w:rPr>
          <w:rFonts w:ascii="Arial" w:eastAsia="Arial" w:hAnsi="Arial"/>
          <w:b/>
          <w:bCs/>
          <w:color w:val="000000"/>
          <w:spacing w:val="-1"/>
        </w:rPr>
      </w:pPr>
      <w:proofErr w:type="gramStart"/>
      <w:r w:rsidRPr="094368B2">
        <w:rPr>
          <w:rFonts w:ascii="Arial" w:eastAsia="Arial" w:hAnsi="Arial"/>
          <w:b/>
          <w:bCs/>
          <w:color w:val="000000"/>
          <w:spacing w:val="-1"/>
        </w:rPr>
        <w:t xml:space="preserve">Clause </w:t>
      </w:r>
      <w:r w:rsidR="002A02DF" w:rsidRPr="094368B2">
        <w:rPr>
          <w:rFonts w:ascii="Arial" w:eastAsia="Arial" w:hAnsi="Arial"/>
          <w:b/>
          <w:bCs/>
          <w:color w:val="000000"/>
          <w:spacing w:val="-1"/>
        </w:rPr>
        <w:t>7</w:t>
      </w:r>
      <w:r w:rsidRPr="094368B2">
        <w:rPr>
          <w:rFonts w:ascii="Arial" w:eastAsia="Arial" w:hAnsi="Arial"/>
          <w:b/>
          <w:bCs/>
          <w:color w:val="000000"/>
          <w:spacing w:val="-1"/>
        </w:rPr>
        <w:t xml:space="preserve">.2.6 </w:t>
      </w:r>
      <w:r w:rsidRPr="004962B0">
        <w:rPr>
          <w:rFonts w:ascii="Arial" w:eastAsia="Arial" w:hAnsi="Arial"/>
          <w:color w:val="000000"/>
          <w:spacing w:val="-1"/>
          <w:sz w:val="24"/>
          <w:szCs w:val="24"/>
        </w:rPr>
        <w:t xml:space="preserve">– </w:t>
      </w:r>
      <w:r w:rsidRPr="094368B2">
        <w:rPr>
          <w:rFonts w:ascii="Arial" w:eastAsia="Arial" w:hAnsi="Arial"/>
          <w:color w:val="000000"/>
          <w:spacing w:val="-1"/>
        </w:rPr>
        <w:t xml:space="preserve">The yellow highlighted text should be deleted: </w:t>
      </w:r>
      <w:proofErr w:type="spellStart"/>
      <w:r w:rsidRPr="094368B2">
        <w:rPr>
          <w:rFonts w:ascii="Arial" w:eastAsia="Arial" w:hAnsi="Arial"/>
          <w:color w:val="000000"/>
          <w:spacing w:val="-1"/>
        </w:rPr>
        <w:t>i</w:t>
      </w:r>
      <w:proofErr w:type="spellEnd"/>
      <w:r w:rsidRPr="094368B2">
        <w:rPr>
          <w:rFonts w:ascii="Arial" w:eastAsia="Arial" w:hAnsi="Arial"/>
          <w:color w:val="000000"/>
          <w:spacing w:val="-1"/>
        </w:rPr>
        <w:t xml:space="preserve">) where the Sponsor does not intend to permit the use of Participant Identification Centres (PICs) in the Clinical Trial; ii) where the Sponsor does intend to permit the use of PICs in the Clinical Trial but, in accordance with GDPR Article 28(2), requires the </w:t>
      </w:r>
      <w:r w:rsidR="00C02CED" w:rsidRPr="094368B2">
        <w:rPr>
          <w:rFonts w:ascii="Arial" w:eastAsia="Arial" w:hAnsi="Arial"/>
          <w:color w:val="000000"/>
          <w:spacing w:val="-1"/>
        </w:rPr>
        <w:t xml:space="preserve">Clinical </w:t>
      </w:r>
      <w:r w:rsidRPr="094368B2">
        <w:rPr>
          <w:rFonts w:ascii="Arial" w:eastAsia="Arial" w:hAnsi="Arial"/>
          <w:color w:val="000000"/>
          <w:spacing w:val="-1"/>
        </w:rPr>
        <w:t>Organisation to obtain specific written authorisation from or on behalf of the Sponsor prior to engaging a PIC.</w:t>
      </w:r>
      <w:proofErr w:type="gramEnd"/>
      <w:r w:rsidRPr="094368B2">
        <w:rPr>
          <w:rFonts w:ascii="Arial" w:eastAsia="Arial" w:hAnsi="Arial"/>
          <w:color w:val="000000"/>
          <w:spacing w:val="-1"/>
        </w:rPr>
        <w:t xml:space="preserve"> The yellow highlighted text </w:t>
      </w:r>
      <w:proofErr w:type="gramStart"/>
      <w:r w:rsidRPr="094368B2">
        <w:rPr>
          <w:rFonts w:ascii="Arial" w:eastAsia="Arial" w:hAnsi="Arial"/>
          <w:color w:val="000000"/>
          <w:spacing w:val="-1"/>
        </w:rPr>
        <w:t>should be retained</w:t>
      </w:r>
      <w:proofErr w:type="gramEnd"/>
      <w:r w:rsidRPr="094368B2">
        <w:rPr>
          <w:rFonts w:ascii="Arial" w:eastAsia="Arial" w:hAnsi="Arial"/>
          <w:color w:val="000000"/>
          <w:spacing w:val="-1"/>
        </w:rPr>
        <w:t xml:space="preserve"> where the Sponsor does intend to permit the use of PICs in the Clinical Trial and, in accordance with GDPR Article 28(2), authorises the </w:t>
      </w:r>
      <w:r w:rsidR="00C02CED" w:rsidRPr="094368B2">
        <w:rPr>
          <w:rFonts w:ascii="Arial" w:eastAsia="Arial" w:hAnsi="Arial"/>
          <w:color w:val="000000"/>
          <w:spacing w:val="-1"/>
        </w:rPr>
        <w:t xml:space="preserve">Clinical </w:t>
      </w:r>
      <w:r w:rsidRPr="094368B2">
        <w:rPr>
          <w:rFonts w:ascii="Arial" w:eastAsia="Arial" w:hAnsi="Arial"/>
          <w:color w:val="000000"/>
          <w:spacing w:val="-1"/>
        </w:rPr>
        <w:t>Organisation to engage PICs under this general written authorisation.</w:t>
      </w:r>
    </w:p>
    <w:p w14:paraId="0E85D21D" w14:textId="77777777" w:rsidR="00D90B60" w:rsidRPr="004962B0" w:rsidRDefault="094368B2" w:rsidP="094368B2">
      <w:pPr>
        <w:spacing w:before="244" w:line="274" w:lineRule="exact"/>
        <w:ind w:left="576" w:right="62"/>
        <w:jc w:val="both"/>
        <w:textAlignment w:val="baseline"/>
        <w:rPr>
          <w:rFonts w:ascii="Arial" w:eastAsia="Arial" w:hAnsi="Arial"/>
          <w:b/>
          <w:bCs/>
          <w:color w:val="000000"/>
        </w:rPr>
      </w:pPr>
      <w:r w:rsidRPr="094368B2">
        <w:rPr>
          <w:rFonts w:ascii="Arial" w:eastAsia="Arial" w:hAnsi="Arial"/>
          <w:b/>
          <w:bCs/>
          <w:color w:val="000000" w:themeColor="text1"/>
        </w:rPr>
        <w:t xml:space="preserve">Clause 19 </w:t>
      </w:r>
      <w:r w:rsidRPr="094368B2">
        <w:rPr>
          <w:rFonts w:ascii="Arial" w:eastAsia="Arial" w:hAnsi="Arial"/>
          <w:color w:val="000000" w:themeColor="text1"/>
          <w:sz w:val="24"/>
          <w:szCs w:val="24"/>
        </w:rPr>
        <w:t xml:space="preserve">– </w:t>
      </w:r>
      <w:r w:rsidRPr="094368B2">
        <w:rPr>
          <w:rFonts w:ascii="Arial" w:eastAsia="Arial" w:hAnsi="Arial"/>
          <w:color w:val="000000" w:themeColor="text1"/>
        </w:rPr>
        <w:t>Complete the full names, addresses (and e-mail addresses, as applicable) for contact persons for notices to the Parties.</w:t>
      </w:r>
    </w:p>
    <w:p w14:paraId="3EDA65AC" w14:textId="77777777" w:rsidR="00D90B60" w:rsidRPr="004962B0" w:rsidRDefault="094368B2" w:rsidP="094368B2">
      <w:pPr>
        <w:spacing w:before="244" w:line="318"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Signature page</w:t>
      </w:r>
    </w:p>
    <w:p w14:paraId="5B7B47BB" w14:textId="77777777" w:rsidR="00D90B60" w:rsidRPr="004962B0" w:rsidRDefault="094368B2" w:rsidP="094368B2">
      <w:pPr>
        <w:spacing w:before="128" w:line="274" w:lineRule="exact"/>
        <w:ind w:right="62"/>
        <w:jc w:val="both"/>
        <w:textAlignment w:val="baseline"/>
        <w:rPr>
          <w:rFonts w:ascii="Arial" w:eastAsia="Arial" w:hAnsi="Arial"/>
          <w:color w:val="000000"/>
        </w:rPr>
      </w:pPr>
      <w:r w:rsidRPr="094368B2">
        <w:rPr>
          <w:rFonts w:ascii="Arial" w:eastAsia="Arial" w:hAnsi="Arial"/>
          <w:color w:val="000000" w:themeColor="text1"/>
        </w:rPr>
        <w:t>It is best practice that the signature pages of the Agreement are part of the body of the Agreement. Please therefore ensure that the last clause of the Agreement appears on the same page as the signature block.</w:t>
      </w:r>
    </w:p>
    <w:p w14:paraId="237BBF61" w14:textId="77777777" w:rsidR="00DA5530" w:rsidRPr="004962B0" w:rsidRDefault="00DA5530" w:rsidP="094368B2">
      <w:pPr>
        <w:tabs>
          <w:tab w:val="left" w:pos="567"/>
          <w:tab w:val="left" w:pos="1418"/>
          <w:tab w:val="left" w:pos="1843"/>
        </w:tabs>
        <w:spacing w:after="240"/>
        <w:ind w:right="62"/>
        <w:jc w:val="both"/>
        <w:rPr>
          <w:rFonts w:ascii="Arial" w:eastAsiaTheme="minorEastAsia" w:hAnsi="Arial" w:cstheme="minorBidi"/>
          <w:b/>
          <w:bCs/>
          <w:color w:val="000000" w:themeColor="text1"/>
          <w:sz w:val="28"/>
          <w:szCs w:val="28"/>
        </w:rPr>
      </w:pPr>
    </w:p>
    <w:p w14:paraId="3C5F9045" w14:textId="6AA5F315" w:rsidR="00DA5530" w:rsidRPr="00AA7B12" w:rsidRDefault="094368B2" w:rsidP="094368B2">
      <w:pPr>
        <w:tabs>
          <w:tab w:val="left" w:pos="567"/>
          <w:tab w:val="left" w:pos="1418"/>
          <w:tab w:val="left" w:pos="1843"/>
        </w:tabs>
        <w:spacing w:after="240"/>
        <w:ind w:right="62"/>
        <w:jc w:val="both"/>
        <w:rPr>
          <w:rFonts w:ascii="Arial" w:eastAsiaTheme="minorEastAsia" w:hAnsi="Arial" w:cstheme="minorBidi"/>
          <w:b/>
          <w:bCs/>
          <w:color w:val="000000" w:themeColor="text1"/>
          <w:sz w:val="24"/>
          <w:szCs w:val="24"/>
        </w:rPr>
      </w:pPr>
      <w:r w:rsidRPr="094368B2">
        <w:rPr>
          <w:rFonts w:ascii="Arial" w:eastAsiaTheme="minorEastAsia" w:hAnsi="Arial" w:cstheme="minorBidi"/>
          <w:b/>
          <w:bCs/>
          <w:color w:val="000000" w:themeColor="text1"/>
          <w:sz w:val="24"/>
          <w:szCs w:val="24"/>
        </w:rPr>
        <w:t>State Claims Agency’s Clinical Trial Indemnity Form (CTIF</w:t>
      </w:r>
      <w:proofErr w:type="gramStart"/>
      <w:r w:rsidRPr="094368B2">
        <w:rPr>
          <w:rFonts w:ascii="Arial" w:eastAsiaTheme="minorEastAsia" w:hAnsi="Arial" w:cstheme="minorBidi"/>
          <w:b/>
          <w:bCs/>
          <w:color w:val="000000" w:themeColor="text1"/>
          <w:sz w:val="24"/>
          <w:szCs w:val="24"/>
        </w:rPr>
        <w:t>)</w:t>
      </w:r>
      <w:r w:rsidRPr="094368B2">
        <w:rPr>
          <w:rFonts w:ascii="Arial" w:eastAsiaTheme="minorEastAsia" w:hAnsi="Arial" w:cstheme="minorBidi"/>
          <w:color w:val="000000" w:themeColor="text1"/>
        </w:rPr>
        <w:t>The</w:t>
      </w:r>
      <w:proofErr w:type="gramEnd"/>
      <w:r w:rsidRPr="094368B2">
        <w:rPr>
          <w:rFonts w:ascii="Arial" w:eastAsiaTheme="minorEastAsia" w:hAnsi="Arial" w:cstheme="minorBidi"/>
          <w:color w:val="000000" w:themeColor="text1"/>
        </w:rPr>
        <w:t xml:space="preserve"> current State Claims Agency’s Clinical Trial Indemnity Form must be signed by the Parties as a separate document at the time of signature of this Agreement and must be in place prior to commencement of the Clinical Trial. </w:t>
      </w:r>
    </w:p>
    <w:p w14:paraId="392E693B" w14:textId="77777777" w:rsidR="00D90B60" w:rsidRPr="004962B0" w:rsidRDefault="00736E94" w:rsidP="094368B2">
      <w:pPr>
        <w:spacing w:before="244" w:line="318" w:lineRule="exact"/>
        <w:ind w:right="62"/>
        <w:jc w:val="both"/>
        <w:textAlignment w:val="baseline"/>
        <w:rPr>
          <w:rFonts w:ascii="Arial" w:eastAsia="Arial" w:hAnsi="Arial"/>
          <w:b/>
          <w:bCs/>
          <w:color w:val="000000"/>
          <w:spacing w:val="-3"/>
          <w:sz w:val="24"/>
          <w:szCs w:val="24"/>
        </w:rPr>
      </w:pPr>
      <w:r w:rsidRPr="094368B2">
        <w:rPr>
          <w:rFonts w:ascii="Arial" w:eastAsia="Arial" w:hAnsi="Arial"/>
          <w:b/>
          <w:bCs/>
          <w:color w:val="000000"/>
          <w:spacing w:val="-3"/>
          <w:sz w:val="24"/>
          <w:szCs w:val="24"/>
        </w:rPr>
        <w:t>Appendix 1</w:t>
      </w:r>
    </w:p>
    <w:p w14:paraId="4487BED2" w14:textId="77777777" w:rsidR="00D90B60" w:rsidRPr="004962B0" w:rsidRDefault="094368B2" w:rsidP="094368B2">
      <w:pPr>
        <w:spacing w:before="124" w:line="274" w:lineRule="exact"/>
        <w:ind w:right="62"/>
        <w:jc w:val="both"/>
        <w:textAlignment w:val="baseline"/>
        <w:rPr>
          <w:rFonts w:ascii="Arial" w:eastAsia="Arial" w:hAnsi="Arial"/>
          <w:color w:val="000000"/>
        </w:rPr>
      </w:pPr>
      <w:r w:rsidRPr="094368B2">
        <w:rPr>
          <w:rFonts w:ascii="Arial" w:eastAsia="Arial" w:hAnsi="Arial"/>
          <w:color w:val="000000" w:themeColor="text1"/>
        </w:rPr>
        <w:t>Complete Appendix 1 showing the milestones/division of responsibilities between the Parties and target Site completion date.</w:t>
      </w:r>
    </w:p>
    <w:p w14:paraId="26B05595" w14:textId="77777777" w:rsidR="00D90B60" w:rsidRPr="004962B0" w:rsidRDefault="094368B2" w:rsidP="094368B2">
      <w:pPr>
        <w:spacing w:before="244" w:line="318"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Appendix 2</w:t>
      </w:r>
    </w:p>
    <w:p w14:paraId="55D0000E" w14:textId="77777777" w:rsidR="00D90B60" w:rsidRDefault="094368B2" w:rsidP="094368B2">
      <w:pPr>
        <w:spacing w:before="132" w:line="274" w:lineRule="exact"/>
        <w:ind w:right="62"/>
        <w:jc w:val="both"/>
        <w:textAlignment w:val="baseline"/>
        <w:rPr>
          <w:rFonts w:ascii="Arial" w:eastAsia="Arial" w:hAnsi="Arial"/>
          <w:color w:val="000000" w:themeColor="text1"/>
        </w:rPr>
      </w:pPr>
      <w:r w:rsidRPr="094368B2">
        <w:rPr>
          <w:rFonts w:ascii="Arial" w:eastAsia="Arial" w:hAnsi="Arial"/>
          <w:color w:val="000000" w:themeColor="text1"/>
        </w:rPr>
        <w:t xml:space="preserve">The detailed financial arrangements with respect to the Clinical Trial </w:t>
      </w:r>
      <w:proofErr w:type="gramStart"/>
      <w:r w:rsidRPr="094368B2">
        <w:rPr>
          <w:rFonts w:ascii="Arial" w:eastAsia="Arial" w:hAnsi="Arial"/>
          <w:color w:val="000000" w:themeColor="text1"/>
        </w:rPr>
        <w:t>should be appended</w:t>
      </w:r>
      <w:proofErr w:type="gramEnd"/>
      <w:r w:rsidRPr="094368B2">
        <w:rPr>
          <w:rFonts w:ascii="Arial" w:eastAsia="Arial" w:hAnsi="Arial"/>
          <w:color w:val="000000" w:themeColor="text1"/>
        </w:rPr>
        <w:t xml:space="preserve"> as Appendix 2. Sponsor and Clinical Organisations should note the Guidance provided with respect to the matters for inclusion in Appendix 2. The optional suggested wording included in Appendix 2 </w:t>
      </w:r>
      <w:proofErr w:type="gramStart"/>
      <w:r w:rsidRPr="094368B2">
        <w:rPr>
          <w:rFonts w:ascii="Arial" w:eastAsia="Arial" w:hAnsi="Arial"/>
          <w:color w:val="000000" w:themeColor="text1"/>
        </w:rPr>
        <w:t>may be used or replaced/amended with specifically agreed wording</w:t>
      </w:r>
      <w:proofErr w:type="gramEnd"/>
      <w:r w:rsidRPr="094368B2">
        <w:rPr>
          <w:rFonts w:ascii="Arial" w:eastAsia="Arial" w:hAnsi="Arial"/>
          <w:color w:val="000000" w:themeColor="text1"/>
        </w:rPr>
        <w:t>.</w:t>
      </w:r>
    </w:p>
    <w:p w14:paraId="42CF6F98" w14:textId="77777777" w:rsidR="00AA7B12" w:rsidRPr="00AA7B12" w:rsidRDefault="00AA7B12" w:rsidP="00AA7B12">
      <w:pPr>
        <w:rPr>
          <w:rFonts w:ascii="Arial" w:hAnsi="Arial" w:cs="Arial"/>
          <w:sz w:val="24"/>
          <w:szCs w:val="24"/>
        </w:rPr>
      </w:pPr>
    </w:p>
    <w:p w14:paraId="6505DFB4" w14:textId="77777777" w:rsidR="00AA7B12" w:rsidRPr="00AA7B12" w:rsidRDefault="094368B2" w:rsidP="00AA7B12">
      <w:pPr>
        <w:rPr>
          <w:rFonts w:ascii="Arial" w:hAnsi="Arial" w:cs="Arial"/>
          <w:sz w:val="24"/>
          <w:szCs w:val="24"/>
        </w:rPr>
      </w:pPr>
      <w:r w:rsidRPr="00AA7B12">
        <w:rPr>
          <w:rFonts w:ascii="Arial" w:hAnsi="Arial" w:cs="Arial"/>
          <w:sz w:val="24"/>
          <w:szCs w:val="24"/>
        </w:rPr>
        <w:t>Appendix 3</w:t>
      </w:r>
    </w:p>
    <w:p w14:paraId="1B89155A" w14:textId="72E562A2" w:rsidR="00920EB7" w:rsidRPr="00AA7B12" w:rsidRDefault="094368B2" w:rsidP="00AA7B12">
      <w:pPr>
        <w:rPr>
          <w:rFonts w:ascii="Arial" w:hAnsi="Arial" w:cs="Arial"/>
          <w:sz w:val="24"/>
          <w:szCs w:val="24"/>
        </w:rPr>
      </w:pPr>
      <w:r w:rsidRPr="00AA7B12">
        <w:rPr>
          <w:rFonts w:ascii="Arial" w:hAnsi="Arial" w:cs="Arial"/>
          <w:sz w:val="24"/>
          <w:szCs w:val="24"/>
        </w:rPr>
        <w:t xml:space="preserve">Appendix 3 sets out the conditions applicable to the </w:t>
      </w:r>
      <w:bookmarkStart w:id="1" w:name="_Int_NmkMPaKX"/>
      <w:r w:rsidRPr="00AA7B12">
        <w:rPr>
          <w:rFonts w:ascii="Arial" w:hAnsi="Arial" w:cs="Arial"/>
          <w:sz w:val="24"/>
          <w:szCs w:val="24"/>
        </w:rPr>
        <w:t>Principal</w:t>
      </w:r>
      <w:bookmarkEnd w:id="1"/>
      <w:r w:rsidRPr="00AA7B12">
        <w:rPr>
          <w:rFonts w:ascii="Arial" w:hAnsi="Arial" w:cs="Arial"/>
          <w:sz w:val="24"/>
          <w:szCs w:val="24"/>
        </w:rPr>
        <w:t xml:space="preserve"> investigator  </w:t>
      </w:r>
    </w:p>
    <w:p w14:paraId="7504EE17" w14:textId="77777777" w:rsidR="00920EB7" w:rsidRPr="00920EB7" w:rsidRDefault="094368B2" w:rsidP="094368B2">
      <w:pPr>
        <w:spacing w:before="244" w:line="318"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Appendix 4</w:t>
      </w:r>
    </w:p>
    <w:p w14:paraId="592EE4BC" w14:textId="77777777" w:rsidR="00D90B60" w:rsidRPr="004962B0" w:rsidRDefault="094368B2" w:rsidP="094368B2">
      <w:pPr>
        <w:spacing w:before="245" w:line="274" w:lineRule="exact"/>
        <w:ind w:right="62"/>
        <w:jc w:val="both"/>
        <w:textAlignment w:val="baseline"/>
        <w:rPr>
          <w:rFonts w:ascii="Arial" w:eastAsia="Arial" w:hAnsi="Arial"/>
          <w:color w:val="000000"/>
        </w:rPr>
      </w:pPr>
      <w:r w:rsidRPr="094368B2">
        <w:rPr>
          <w:rFonts w:ascii="Arial" w:eastAsia="Arial" w:hAnsi="Arial"/>
          <w:color w:val="000000" w:themeColor="text1"/>
        </w:rPr>
        <w:t>Appendix 4 (Material Transfer Provisions) should be omitted if not relevant to the specific Clinical Trial.</w:t>
      </w:r>
    </w:p>
    <w:p w14:paraId="7709EE37" w14:textId="77777777" w:rsidR="00D90B60" w:rsidRPr="004962B0" w:rsidRDefault="094368B2" w:rsidP="094368B2">
      <w:pPr>
        <w:spacing w:before="244" w:line="318"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Appendix 5</w:t>
      </w:r>
    </w:p>
    <w:p w14:paraId="22B91AE8" w14:textId="77777777" w:rsidR="003B4612" w:rsidRDefault="094368B2" w:rsidP="094368B2">
      <w:pPr>
        <w:spacing w:before="128" w:line="274" w:lineRule="exact"/>
        <w:ind w:right="62"/>
        <w:jc w:val="both"/>
        <w:textAlignment w:val="baseline"/>
        <w:rPr>
          <w:rFonts w:ascii="Arial" w:eastAsia="Arial" w:hAnsi="Arial"/>
          <w:color w:val="000000" w:themeColor="text1"/>
        </w:rPr>
      </w:pPr>
      <w:r w:rsidRPr="094368B2">
        <w:rPr>
          <w:rFonts w:ascii="Arial" w:eastAsia="Arial" w:hAnsi="Arial"/>
          <w:color w:val="000000" w:themeColor="text1"/>
        </w:rPr>
        <w:t xml:space="preserve">Complete details of any equipment and/or resources </w:t>
      </w:r>
      <w:proofErr w:type="gramStart"/>
      <w:r w:rsidRPr="094368B2">
        <w:rPr>
          <w:rFonts w:ascii="Arial" w:eastAsia="Arial" w:hAnsi="Arial"/>
          <w:color w:val="000000" w:themeColor="text1"/>
        </w:rPr>
        <w:t>being supplied</w:t>
      </w:r>
      <w:proofErr w:type="gramEnd"/>
      <w:r w:rsidRPr="094368B2">
        <w:rPr>
          <w:rFonts w:ascii="Arial" w:eastAsia="Arial" w:hAnsi="Arial"/>
          <w:color w:val="000000" w:themeColor="text1"/>
        </w:rPr>
        <w:t xml:space="preserve"> to the Clinical Organisation for the Clinical Trial. Clearly indicate whether liability will be determined in accordance with the </w:t>
      </w:r>
    </w:p>
    <w:p w14:paraId="5B45AA5E" w14:textId="77777777" w:rsidR="003B4612" w:rsidRDefault="003B4612" w:rsidP="094368B2">
      <w:pPr>
        <w:spacing w:before="128" w:line="274" w:lineRule="exact"/>
        <w:ind w:right="62"/>
        <w:jc w:val="both"/>
        <w:textAlignment w:val="baseline"/>
        <w:rPr>
          <w:rFonts w:ascii="Arial" w:eastAsia="Arial" w:hAnsi="Arial"/>
          <w:color w:val="000000" w:themeColor="text1"/>
        </w:rPr>
      </w:pPr>
    </w:p>
    <w:p w14:paraId="53049FBA" w14:textId="3249FB97" w:rsidR="00D90B60" w:rsidRDefault="094368B2" w:rsidP="094368B2">
      <w:pPr>
        <w:spacing w:before="128" w:line="274" w:lineRule="exact"/>
        <w:ind w:right="62"/>
        <w:jc w:val="both"/>
        <w:textAlignment w:val="baseline"/>
        <w:rPr>
          <w:rFonts w:ascii="Arial" w:eastAsia="Arial" w:hAnsi="Arial"/>
          <w:color w:val="000000" w:themeColor="text1"/>
        </w:rPr>
      </w:pPr>
      <w:proofErr w:type="gramStart"/>
      <w:r w:rsidRPr="094368B2">
        <w:rPr>
          <w:rFonts w:ascii="Arial" w:eastAsia="Arial" w:hAnsi="Arial"/>
          <w:color w:val="000000" w:themeColor="text1"/>
        </w:rPr>
        <w:t>main</w:t>
      </w:r>
      <w:proofErr w:type="gramEnd"/>
      <w:r w:rsidRPr="094368B2">
        <w:rPr>
          <w:rFonts w:ascii="Arial" w:eastAsia="Arial" w:hAnsi="Arial"/>
          <w:color w:val="000000" w:themeColor="text1"/>
        </w:rPr>
        <w:t xml:space="preserve"> body of the Agreement. Where no equipment and/or resources is/are </w:t>
      </w:r>
      <w:proofErr w:type="gramStart"/>
      <w:r w:rsidRPr="094368B2">
        <w:rPr>
          <w:rFonts w:ascii="Arial" w:eastAsia="Arial" w:hAnsi="Arial"/>
          <w:color w:val="000000" w:themeColor="text1"/>
        </w:rPr>
        <w:t>being provided</w:t>
      </w:r>
      <w:proofErr w:type="gramEnd"/>
      <w:r w:rsidRPr="094368B2">
        <w:rPr>
          <w:rFonts w:ascii="Arial" w:eastAsia="Arial" w:hAnsi="Arial"/>
          <w:color w:val="000000" w:themeColor="text1"/>
        </w:rPr>
        <w:t>, Appendix 5 should be omitted.</w:t>
      </w:r>
    </w:p>
    <w:p w14:paraId="1FC19DBD" w14:textId="77777777" w:rsidR="00AA7B12" w:rsidRPr="004962B0" w:rsidRDefault="00AA7B12" w:rsidP="094368B2">
      <w:pPr>
        <w:spacing w:before="128" w:line="274" w:lineRule="exact"/>
        <w:ind w:right="62"/>
        <w:jc w:val="both"/>
        <w:textAlignment w:val="baseline"/>
        <w:rPr>
          <w:rFonts w:ascii="Arial" w:eastAsia="Arial" w:hAnsi="Arial"/>
          <w:color w:val="000000"/>
        </w:rPr>
      </w:pPr>
    </w:p>
    <w:p w14:paraId="73708433" w14:textId="77777777" w:rsidR="00D90B60" w:rsidRPr="004962B0" w:rsidRDefault="094368B2" w:rsidP="094368B2">
      <w:pPr>
        <w:spacing w:before="244" w:line="318"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Appendix 6</w:t>
      </w:r>
    </w:p>
    <w:p w14:paraId="44298421" w14:textId="1AA5C22D" w:rsidR="006B6100" w:rsidRPr="00B21EB7" w:rsidDel="00A30F0F" w:rsidRDefault="094368B2" w:rsidP="094368B2">
      <w:pPr>
        <w:spacing w:before="244" w:line="318" w:lineRule="exact"/>
        <w:ind w:right="62"/>
        <w:jc w:val="both"/>
        <w:textAlignment w:val="baseline"/>
        <w:rPr>
          <w:rFonts w:ascii="Arial" w:eastAsia="Arial" w:hAnsi="Arial"/>
          <w:b/>
          <w:bCs/>
          <w:color w:val="000000"/>
        </w:rPr>
      </w:pPr>
      <w:r w:rsidRPr="094368B2">
        <w:rPr>
          <w:rFonts w:ascii="Arial" w:eastAsia="Arial" w:hAnsi="Arial"/>
          <w:color w:val="000000" w:themeColor="text1"/>
        </w:rPr>
        <w:t>Where applicable, attach here evidence of formal delegation of authority, from the Sponsor to the corporate Affiliate of the Sponsor, to sign this Agreement and thereby legally bind the Sponsor to its terms as a Party.</w:t>
      </w:r>
    </w:p>
    <w:p w14:paraId="07BEBE68" w14:textId="77777777" w:rsidR="00D90B60" w:rsidRPr="004962B0" w:rsidRDefault="094368B2" w:rsidP="094368B2">
      <w:pPr>
        <w:spacing w:after="596" w:line="276" w:lineRule="exact"/>
        <w:ind w:right="62"/>
        <w:jc w:val="both"/>
        <w:textAlignment w:val="baseline"/>
        <w:rPr>
          <w:rFonts w:ascii="Arial" w:eastAsia="Arial" w:hAnsi="Arial"/>
          <w:b/>
          <w:bCs/>
          <w:color w:val="000000"/>
        </w:rPr>
      </w:pPr>
      <w:r w:rsidRPr="094368B2">
        <w:rPr>
          <w:rFonts w:ascii="Arial" w:eastAsia="Arial" w:hAnsi="Arial"/>
          <w:b/>
          <w:bCs/>
          <w:color w:val="000000" w:themeColor="text1"/>
          <w:highlight w:val="yellow"/>
        </w:rPr>
        <w:t>Delete these instruction notes after completing the Agreement.</w:t>
      </w:r>
    </w:p>
    <w:p w14:paraId="1F365A4B" w14:textId="77777777" w:rsidR="00D90B60" w:rsidRDefault="00D90B60" w:rsidP="00B04463">
      <w:pPr>
        <w:ind w:right="62"/>
        <w:jc w:val="both"/>
        <w:rPr>
          <w:rFonts w:ascii="Arial" w:eastAsia="Arial" w:hAnsi="Arial"/>
          <w:b/>
          <w:bCs/>
          <w:color w:val="000000" w:themeColor="text1"/>
        </w:rPr>
      </w:pPr>
    </w:p>
    <w:p w14:paraId="493D3D82" w14:textId="77777777" w:rsidR="00AA7B12" w:rsidRPr="00AA7B12" w:rsidRDefault="00AA7B12" w:rsidP="00AA7B12"/>
    <w:p w14:paraId="7BC3E3C5" w14:textId="77777777" w:rsidR="00AA7B12" w:rsidRPr="00AA7B12" w:rsidRDefault="00AA7B12" w:rsidP="00AA7B12"/>
    <w:p w14:paraId="72B05872" w14:textId="77777777" w:rsidR="00AA7B12" w:rsidRPr="00AA7B12" w:rsidRDefault="00AA7B12" w:rsidP="00AA7B12"/>
    <w:p w14:paraId="5274CE85" w14:textId="77777777" w:rsidR="00AA7B12" w:rsidRPr="00AA7B12" w:rsidRDefault="00AA7B12" w:rsidP="00AA7B12"/>
    <w:p w14:paraId="012C228D" w14:textId="77777777" w:rsidR="00AA7B12" w:rsidRPr="00AA7B12" w:rsidRDefault="00AA7B12" w:rsidP="00AA7B12"/>
    <w:p w14:paraId="58B63134" w14:textId="77777777" w:rsidR="00AA7B12" w:rsidRPr="00AA7B12" w:rsidRDefault="00AA7B12" w:rsidP="00AA7B12"/>
    <w:p w14:paraId="3A1BB600" w14:textId="77777777" w:rsidR="00AA7B12" w:rsidRPr="00AA7B12" w:rsidRDefault="00AA7B12" w:rsidP="00AA7B12"/>
    <w:p w14:paraId="375E7712" w14:textId="77777777" w:rsidR="00AA7B12" w:rsidRPr="00AA7B12" w:rsidRDefault="00AA7B12" w:rsidP="00AA7B12"/>
    <w:p w14:paraId="3C45404B" w14:textId="77777777" w:rsidR="00AA7B12" w:rsidRPr="00AA7B12" w:rsidRDefault="00AA7B12" w:rsidP="00AA7B12"/>
    <w:p w14:paraId="3849FF22" w14:textId="77777777" w:rsidR="00AA7B12" w:rsidRPr="00AA7B12" w:rsidRDefault="00AA7B12" w:rsidP="00AA7B12"/>
    <w:p w14:paraId="2B3274E5" w14:textId="77777777" w:rsidR="00AA7B12" w:rsidRPr="00AA7B12" w:rsidRDefault="00AA7B12" w:rsidP="00AA7B12"/>
    <w:p w14:paraId="2D5BAB0D" w14:textId="77777777" w:rsidR="00AA7B12" w:rsidRPr="00AA7B12" w:rsidRDefault="00AA7B12" w:rsidP="00AA7B12"/>
    <w:p w14:paraId="7F87560D" w14:textId="77777777" w:rsidR="00AA7B12" w:rsidRPr="00AA7B12" w:rsidRDefault="00AA7B12" w:rsidP="00AA7B12"/>
    <w:p w14:paraId="5E41FAB9" w14:textId="3B98B38F" w:rsidR="00AA7B12" w:rsidRDefault="00AA7B12" w:rsidP="00AA7B12">
      <w:pPr>
        <w:tabs>
          <w:tab w:val="left" w:pos="1980"/>
        </w:tabs>
        <w:rPr>
          <w:rFonts w:ascii="Arial" w:eastAsia="Arial" w:hAnsi="Arial"/>
          <w:b/>
          <w:bCs/>
          <w:color w:val="000000" w:themeColor="text1"/>
        </w:rPr>
      </w:pPr>
      <w:r>
        <w:rPr>
          <w:rFonts w:ascii="Arial" w:eastAsia="Arial" w:hAnsi="Arial"/>
          <w:b/>
          <w:bCs/>
          <w:color w:val="000000" w:themeColor="text1"/>
        </w:rPr>
        <w:tab/>
      </w:r>
    </w:p>
    <w:p w14:paraId="522AD267" w14:textId="243C626D" w:rsidR="00AA7B12" w:rsidRPr="00AA7B12" w:rsidRDefault="00AA7B12" w:rsidP="00AA7B12">
      <w:pPr>
        <w:tabs>
          <w:tab w:val="left" w:pos="1980"/>
        </w:tabs>
        <w:sectPr w:rsidR="00AA7B12" w:rsidRPr="00AA7B12" w:rsidSect="005F62C9">
          <w:headerReference w:type="default" r:id="rId10"/>
          <w:footerReference w:type="default" r:id="rId11"/>
          <w:type w:val="continuous"/>
          <w:pgSz w:w="11909" w:h="16838"/>
          <w:pgMar w:top="624" w:right="1094" w:bottom="2381" w:left="1452" w:header="624" w:footer="170" w:gutter="0"/>
          <w:cols w:space="720"/>
          <w:docGrid w:linePitch="299"/>
        </w:sectPr>
      </w:pPr>
      <w:r>
        <w:tab/>
      </w:r>
    </w:p>
    <w:p w14:paraId="4FD6A6E3" w14:textId="7E6AE6D8" w:rsidR="00D90B60" w:rsidRPr="004962B0" w:rsidRDefault="00460174" w:rsidP="00AA7B12">
      <w:pPr>
        <w:shd w:val="clear" w:color="auto" w:fill="FFFF00"/>
        <w:spacing w:before="1897" w:after="596" w:line="262" w:lineRule="exact"/>
        <w:ind w:right="62"/>
        <w:jc w:val="both"/>
        <w:textAlignment w:val="baseline"/>
        <w:rPr>
          <w:rFonts w:ascii="Arial" w:eastAsia="Arial" w:hAnsi="Arial"/>
          <w:color w:val="000000"/>
          <w:spacing w:val="-2"/>
          <w:sz w:val="24"/>
          <w:szCs w:val="24"/>
        </w:rPr>
      </w:pPr>
      <w:r w:rsidRPr="094368B2">
        <w:rPr>
          <w:rFonts w:ascii="Arial" w:eastAsia="Arial" w:hAnsi="Arial"/>
          <w:color w:val="000000"/>
          <w:spacing w:val="-2"/>
          <w:sz w:val="24"/>
          <w:szCs w:val="24"/>
        </w:rPr>
        <w:lastRenderedPageBreak/>
        <w:t>[</w:t>
      </w:r>
      <w:r w:rsidRPr="094368B2">
        <w:rPr>
          <w:rFonts w:ascii="Arial" w:eastAsia="Arial" w:hAnsi="Arial"/>
          <w:b/>
          <w:bCs/>
          <w:color w:val="000000"/>
          <w:spacing w:val="-2"/>
          <w:sz w:val="24"/>
          <w:szCs w:val="24"/>
        </w:rPr>
        <w:t xml:space="preserve">INSERT </w:t>
      </w:r>
      <w:r w:rsidRPr="094368B2">
        <w:rPr>
          <w:rFonts w:ascii="Arial" w:eastAsia="Arial" w:hAnsi="Arial"/>
          <w:color w:val="000000"/>
          <w:spacing w:val="-2"/>
          <w:sz w:val="24"/>
          <w:szCs w:val="24"/>
        </w:rPr>
        <w:t>FULL NAME OF THE CLINICAL TRIAL]</w:t>
      </w:r>
    </w:p>
    <w:p w14:paraId="78CD3AC3" w14:textId="77777777" w:rsidR="00D90B60" w:rsidRPr="004962B0" w:rsidRDefault="00736E94" w:rsidP="094368B2">
      <w:pPr>
        <w:spacing w:line="393" w:lineRule="exact"/>
        <w:ind w:left="72" w:right="62"/>
        <w:jc w:val="both"/>
        <w:textAlignment w:val="baseline"/>
        <w:rPr>
          <w:rFonts w:ascii="Arial" w:eastAsia="Arial" w:hAnsi="Arial" w:cs="Arial"/>
          <w:color w:val="000000"/>
          <w:spacing w:val="-2"/>
          <w:sz w:val="24"/>
          <w:szCs w:val="24"/>
        </w:rPr>
      </w:pPr>
      <w:r w:rsidRPr="094368B2">
        <w:rPr>
          <w:rFonts w:ascii="Arial" w:eastAsia="Arial" w:hAnsi="Arial" w:cs="Arial"/>
          <w:color w:val="000000"/>
          <w:spacing w:val="-2"/>
          <w:sz w:val="24"/>
          <w:szCs w:val="24"/>
          <w:highlight w:val="yellow"/>
        </w:rPr>
        <w:t>[</w:t>
      </w:r>
      <w:r w:rsidRPr="094368B2">
        <w:rPr>
          <w:rFonts w:ascii="Arial" w:eastAsia="Arial" w:hAnsi="Arial" w:cs="Arial"/>
          <w:b/>
          <w:bCs/>
          <w:color w:val="000000"/>
          <w:spacing w:val="-2"/>
          <w:sz w:val="24"/>
          <w:szCs w:val="24"/>
          <w:highlight w:val="yellow"/>
        </w:rPr>
        <w:t xml:space="preserve">INSERT </w:t>
      </w:r>
      <w:r w:rsidRPr="094368B2">
        <w:rPr>
          <w:rFonts w:ascii="Arial" w:eastAsia="Arial" w:hAnsi="Arial" w:cs="Arial"/>
          <w:color w:val="000000"/>
          <w:spacing w:val="-2"/>
          <w:sz w:val="24"/>
          <w:szCs w:val="24"/>
          <w:highlight w:val="yellow"/>
        </w:rPr>
        <w:t>SPONSOR’S PROTOCOL REFERENCE NUMBER]</w:t>
      </w:r>
    </w:p>
    <w:p w14:paraId="7454450C" w14:textId="77777777" w:rsidR="00FB6A05" w:rsidRPr="004962B0" w:rsidRDefault="00FB6A05" w:rsidP="094368B2">
      <w:pPr>
        <w:spacing w:line="393" w:lineRule="exact"/>
        <w:ind w:left="72" w:right="62"/>
        <w:jc w:val="both"/>
        <w:textAlignment w:val="baseline"/>
        <w:rPr>
          <w:rFonts w:ascii="Arial" w:eastAsia="Arial" w:hAnsi="Arial" w:cs="Arial"/>
          <w:color w:val="000000"/>
          <w:spacing w:val="-2"/>
          <w:sz w:val="24"/>
          <w:szCs w:val="24"/>
        </w:rPr>
      </w:pPr>
    </w:p>
    <w:p w14:paraId="5FE9C116" w14:textId="77777777" w:rsidR="00FB6A05" w:rsidRPr="004962B0" w:rsidRDefault="00FB6A05" w:rsidP="094368B2">
      <w:pPr>
        <w:spacing w:line="393" w:lineRule="exact"/>
        <w:ind w:left="72" w:right="62"/>
        <w:jc w:val="both"/>
        <w:textAlignment w:val="baseline"/>
        <w:rPr>
          <w:rFonts w:ascii="Arial" w:eastAsia="Arial" w:hAnsi="Arial"/>
          <w:color w:val="000000"/>
          <w:spacing w:val="-2"/>
          <w:sz w:val="24"/>
          <w:szCs w:val="24"/>
        </w:rPr>
      </w:pPr>
    </w:p>
    <w:p w14:paraId="25A16034" w14:textId="77777777" w:rsidR="00D90B60" w:rsidRPr="004962B0" w:rsidRDefault="00736E94" w:rsidP="094368B2">
      <w:pPr>
        <w:spacing w:line="393" w:lineRule="exact"/>
        <w:ind w:left="72" w:right="62"/>
        <w:jc w:val="both"/>
        <w:textAlignment w:val="baseline"/>
        <w:rPr>
          <w:rFonts w:ascii="Arial" w:eastAsia="Arial" w:hAnsi="Arial"/>
          <w:b/>
          <w:bCs/>
          <w:color w:val="005EB8"/>
          <w:spacing w:val="-9"/>
          <w:w w:val="105"/>
          <w:sz w:val="40"/>
          <w:szCs w:val="40"/>
        </w:rPr>
      </w:pPr>
      <w:r w:rsidRPr="094368B2">
        <w:rPr>
          <w:rFonts w:ascii="Arial" w:eastAsia="Arial" w:hAnsi="Arial"/>
          <w:b/>
          <w:bCs/>
          <w:color w:val="005EB8"/>
          <w:spacing w:val="-9"/>
          <w:w w:val="105"/>
          <w:sz w:val="40"/>
          <w:szCs w:val="40"/>
        </w:rPr>
        <w:t>Clinical Trial Agreement</w:t>
      </w:r>
    </w:p>
    <w:p w14:paraId="3AF4845B" w14:textId="77777777" w:rsidR="00D90B60" w:rsidRPr="00A5578B" w:rsidRDefault="00736E94" w:rsidP="094368B2">
      <w:pPr>
        <w:spacing w:before="991" w:line="360" w:lineRule="auto"/>
        <w:ind w:left="72" w:right="62"/>
        <w:jc w:val="both"/>
        <w:textAlignment w:val="baseline"/>
        <w:rPr>
          <w:rFonts w:ascii="Arial" w:eastAsia="Arial" w:hAnsi="Arial"/>
          <w:b/>
          <w:bCs/>
          <w:color w:val="000000"/>
          <w:spacing w:val="-3"/>
          <w:sz w:val="24"/>
          <w:szCs w:val="24"/>
        </w:rPr>
      </w:pPr>
      <w:r w:rsidRPr="094368B2">
        <w:rPr>
          <w:rFonts w:ascii="Arial" w:eastAsia="Arial" w:hAnsi="Arial"/>
          <w:b/>
          <w:bCs/>
          <w:color w:val="000000"/>
          <w:spacing w:val="-3"/>
          <w:sz w:val="24"/>
          <w:szCs w:val="24"/>
        </w:rPr>
        <w:t>Between</w:t>
      </w:r>
    </w:p>
    <w:p w14:paraId="51866C40" w14:textId="77777777" w:rsidR="00D90B60" w:rsidRPr="00A5578B" w:rsidRDefault="005656EE" w:rsidP="00A5578B">
      <w:pPr>
        <w:spacing w:line="360" w:lineRule="auto"/>
        <w:ind w:left="74" w:right="62"/>
        <w:jc w:val="both"/>
        <w:textAlignment w:val="baseline"/>
        <w:rPr>
          <w:rFonts w:ascii="Arial" w:eastAsia="Arial" w:hAnsi="Arial"/>
          <w:b/>
          <w:bCs/>
          <w:color w:val="000000"/>
          <w:sz w:val="24"/>
          <w:szCs w:val="24"/>
        </w:rPr>
      </w:pPr>
      <w:r w:rsidRPr="00A5578B">
        <w:rPr>
          <w:rFonts w:ascii="Arial" w:hAnsi="Arial" w:cs="Arial"/>
          <w:noProof/>
          <w:sz w:val="24"/>
          <w:szCs w:val="24"/>
          <w:lang w:val="en-IE" w:eastAsia="en-IE"/>
        </w:rPr>
        <mc:AlternateContent>
          <mc:Choice Requires="wps">
            <w:drawing>
              <wp:anchor distT="0" distB="0" distL="0" distR="0" simplePos="0" relativeHeight="251658240" behindDoc="1" locked="0" layoutInCell="1" allowOverlap="1" wp14:anchorId="597C99A3" wp14:editId="1C1EE2BA">
                <wp:simplePos x="0" y="0"/>
                <wp:positionH relativeFrom="page">
                  <wp:posOffset>862330</wp:posOffset>
                </wp:positionH>
                <wp:positionV relativeFrom="page">
                  <wp:posOffset>4651375</wp:posOffset>
                </wp:positionV>
                <wp:extent cx="5093335" cy="353695"/>
                <wp:effectExtent l="0" t="0" r="0" b="0"/>
                <wp:wrapNone/>
                <wp:docPr id="63118529" name="_x0000_s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93335"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90EC4B" w14:textId="77777777" w:rsidR="00C84C37" w:rsidRDefault="00C84C37">
                            <w:pPr>
                              <w:textAlignment w:val="baselin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597C99A3" id="_x0000_t202" coordsize="21600,21600" o:spt="202" path="m,l,21600r21600,l21600,xe">
                <v:stroke joinstyle="miter"/>
                <v:path gradientshapeok="t" o:connecttype="rect"/>
              </v:shapetype>
              <v:shape id="_x0000_s0" o:spid="_x0000_s1026" type="#_x0000_t202" style="position:absolute;left:0;text-align:left;margin-left:67.9pt;margin-top:366.25pt;width:401.05pt;height:27.8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" filled="f" stroked="f">
                <v:path arrowok="t"/>
                <v:textbox inset="0,0,0,0">
                  <w:txbxContent>
                    <w:p w14:paraId="7C90EC4B" w14:textId="77777777" w:rsidR="00C84C37" w:rsidRDefault="00C84C37">
                      <w:pPr>
                        <w:textAlignment w:val="baseline"/>
                      </w:pPr>
                    </w:p>
                  </w:txbxContent>
                </v:textbox>
                <w10:wrap anchorx="page" anchory="page"/>
              </v:shape>
            </w:pict>
          </mc:Fallback>
        </mc:AlternateContent>
      </w:r>
      <w:r w:rsidR="00B26DF3" w:rsidRPr="00A5578B">
        <w:rPr>
          <w:rFonts w:ascii="Arial" w:hAnsi="Arial" w:cs="Arial"/>
          <w:b/>
          <w:bCs/>
          <w:sz w:val="24"/>
          <w:szCs w:val="24"/>
          <w:highlight w:val="yellow"/>
        </w:rPr>
        <w:t>INSERT</w:t>
      </w:r>
      <w:r w:rsidR="00B26DF3" w:rsidRPr="00A5578B">
        <w:rPr>
          <w:rFonts w:ascii="Arial" w:hAnsi="Arial" w:cs="Arial"/>
          <w:sz w:val="24"/>
          <w:szCs w:val="24"/>
          <w:highlight w:val="yellow"/>
        </w:rPr>
        <w:t xml:space="preserve"> NAME OF HOSPITAL located at [insert address] [a facility of the Health Service Executive having an administration address at Lime Tree Avenue, Millennium Park, Naas, Co Kildare]</w:t>
      </w:r>
      <w:r w:rsidR="00B26DF3" w:rsidRPr="00A5578B">
        <w:rPr>
          <w:sz w:val="24"/>
          <w:szCs w:val="24"/>
        </w:rPr>
        <w:t xml:space="preserve"> </w:t>
      </w:r>
      <w:r w:rsidR="00460174" w:rsidRPr="00A5578B">
        <w:rPr>
          <w:rFonts w:ascii="Arial" w:eastAsia="Arial" w:hAnsi="Arial"/>
          <w:color w:val="000000"/>
          <w:sz w:val="24"/>
          <w:szCs w:val="24"/>
        </w:rPr>
        <w:t>(</w:t>
      </w:r>
      <w:r w:rsidR="00A0414E" w:rsidRPr="00A5578B">
        <w:rPr>
          <w:rFonts w:ascii="Arial" w:eastAsia="Arial" w:hAnsi="Arial"/>
          <w:color w:val="000000"/>
          <w:sz w:val="24"/>
          <w:szCs w:val="24"/>
        </w:rPr>
        <w:t xml:space="preserve">the </w:t>
      </w:r>
      <w:r w:rsidR="00460174" w:rsidRPr="00A5578B">
        <w:rPr>
          <w:rFonts w:ascii="Arial" w:eastAsia="Arial" w:hAnsi="Arial"/>
          <w:b/>
          <w:bCs/>
          <w:color w:val="000000"/>
          <w:sz w:val="24"/>
          <w:szCs w:val="24"/>
        </w:rPr>
        <w:t>“</w:t>
      </w:r>
      <w:r w:rsidR="00653360" w:rsidRPr="00A5578B">
        <w:rPr>
          <w:rFonts w:ascii="Arial" w:eastAsia="Arial" w:hAnsi="Arial"/>
          <w:b/>
          <w:bCs/>
          <w:color w:val="000000"/>
          <w:sz w:val="24"/>
          <w:szCs w:val="24"/>
        </w:rPr>
        <w:t xml:space="preserve">Clinical </w:t>
      </w:r>
      <w:r w:rsidR="00460174" w:rsidRPr="00A5578B">
        <w:rPr>
          <w:rFonts w:ascii="Arial" w:eastAsia="Arial" w:hAnsi="Arial"/>
          <w:b/>
          <w:bCs/>
          <w:color w:val="000000"/>
          <w:sz w:val="24"/>
          <w:szCs w:val="24"/>
        </w:rPr>
        <w:t>Organisation”)</w:t>
      </w:r>
    </w:p>
    <w:p w14:paraId="2CF3C13F" w14:textId="77777777" w:rsidR="00594DA5" w:rsidRPr="00A5578B" w:rsidRDefault="00594DA5" w:rsidP="00A5578B">
      <w:pPr>
        <w:spacing w:line="360" w:lineRule="auto"/>
        <w:ind w:left="74" w:right="62"/>
        <w:jc w:val="both"/>
        <w:textAlignment w:val="baseline"/>
        <w:rPr>
          <w:rFonts w:ascii="Arial" w:eastAsia="Arial" w:hAnsi="Arial"/>
          <w:color w:val="000000"/>
          <w:sz w:val="24"/>
          <w:szCs w:val="24"/>
        </w:rPr>
      </w:pPr>
    </w:p>
    <w:p w14:paraId="1E495A3E" w14:textId="77777777" w:rsidR="00D90B60" w:rsidRPr="00A5578B" w:rsidRDefault="094368B2" w:rsidP="00A5578B">
      <w:pPr>
        <w:spacing w:line="360" w:lineRule="auto"/>
        <w:ind w:left="74"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AND</w:t>
      </w:r>
    </w:p>
    <w:p w14:paraId="7F17B384" w14:textId="77777777" w:rsidR="00594DA5" w:rsidRPr="00A5578B" w:rsidRDefault="00594DA5" w:rsidP="00A5578B">
      <w:pPr>
        <w:spacing w:line="360" w:lineRule="auto"/>
        <w:ind w:left="74" w:right="62"/>
        <w:jc w:val="both"/>
        <w:textAlignment w:val="baseline"/>
        <w:rPr>
          <w:rFonts w:ascii="Arial" w:eastAsia="Arial" w:hAnsi="Arial"/>
          <w:color w:val="000000"/>
          <w:sz w:val="24"/>
          <w:szCs w:val="24"/>
        </w:rPr>
      </w:pPr>
    </w:p>
    <w:p w14:paraId="4B4EDB98" w14:textId="77777777" w:rsidR="00D90B60" w:rsidRPr="00A5578B" w:rsidRDefault="094368B2" w:rsidP="00A5578B">
      <w:pPr>
        <w:spacing w:line="360" w:lineRule="auto"/>
        <w:ind w:right="62"/>
        <w:jc w:val="both"/>
        <w:rPr>
          <w:sz w:val="24"/>
          <w:szCs w:val="24"/>
        </w:rPr>
      </w:pPr>
      <w:r w:rsidRPr="094368B2">
        <w:rPr>
          <w:rFonts w:ascii="Arial" w:eastAsia="Arial" w:hAnsi="Arial"/>
          <w:color w:val="000000" w:themeColor="text1"/>
          <w:sz w:val="24"/>
          <w:szCs w:val="24"/>
          <w:highlight w:val="yellow"/>
        </w:rPr>
        <w:t>[</w:t>
      </w:r>
      <w:r w:rsidRPr="094368B2">
        <w:rPr>
          <w:rFonts w:ascii="Arial" w:eastAsia="Arial" w:hAnsi="Arial"/>
          <w:b/>
          <w:bCs/>
          <w:color w:val="000000" w:themeColor="text1"/>
          <w:sz w:val="24"/>
          <w:szCs w:val="24"/>
          <w:highlight w:val="yellow"/>
        </w:rPr>
        <w:t xml:space="preserve">INSERT </w:t>
      </w:r>
      <w:r w:rsidRPr="094368B2">
        <w:rPr>
          <w:rFonts w:ascii="Arial" w:eastAsia="Arial" w:hAnsi="Arial"/>
          <w:color w:val="000000" w:themeColor="text1"/>
          <w:sz w:val="24"/>
          <w:szCs w:val="24"/>
          <w:highlight w:val="yellow"/>
        </w:rPr>
        <w:t xml:space="preserve">NAME OF SPONSOR AND REGISTERED ADDRESS OF SPONSOR] </w:t>
      </w:r>
      <w:r w:rsidRPr="094368B2">
        <w:rPr>
          <w:rFonts w:ascii="Arial" w:eastAsia="Arial" w:hAnsi="Arial"/>
          <w:b/>
          <w:bCs/>
          <w:color w:val="000000" w:themeColor="text1"/>
          <w:sz w:val="24"/>
          <w:szCs w:val="24"/>
          <w:highlight w:val="yellow"/>
        </w:rPr>
        <w:t>(</w:t>
      </w:r>
      <w:r w:rsidRPr="094368B2">
        <w:rPr>
          <w:rFonts w:ascii="Arial" w:eastAsia="Arial" w:hAnsi="Arial"/>
          <w:color w:val="000000" w:themeColor="text1"/>
          <w:sz w:val="24"/>
          <w:szCs w:val="24"/>
          <w:highlight w:val="yellow"/>
        </w:rPr>
        <w:t>The</w:t>
      </w:r>
      <w:r w:rsidRPr="094368B2">
        <w:rPr>
          <w:rFonts w:ascii="Arial" w:eastAsia="Arial" w:hAnsi="Arial"/>
          <w:b/>
          <w:bCs/>
          <w:color w:val="000000" w:themeColor="text1"/>
          <w:sz w:val="24"/>
          <w:szCs w:val="24"/>
          <w:highlight w:val="yellow"/>
        </w:rPr>
        <w:t xml:space="preserve"> “Sponsor”</w:t>
      </w:r>
    </w:p>
    <w:p w14:paraId="2B4B2DD0" w14:textId="77777777" w:rsidR="0056563A" w:rsidRPr="00A5578B" w:rsidRDefault="0056563A" w:rsidP="00A5578B">
      <w:pPr>
        <w:spacing w:line="360" w:lineRule="auto"/>
        <w:ind w:right="62"/>
        <w:jc w:val="both"/>
        <w:rPr>
          <w:sz w:val="24"/>
          <w:szCs w:val="24"/>
        </w:rPr>
      </w:pPr>
    </w:p>
    <w:p w14:paraId="7E2944FF" w14:textId="77777777" w:rsidR="0056563A" w:rsidRPr="00A5578B" w:rsidRDefault="0056563A" w:rsidP="00A5578B">
      <w:pPr>
        <w:spacing w:line="360" w:lineRule="auto"/>
        <w:ind w:right="62"/>
        <w:jc w:val="both"/>
        <w:rPr>
          <w:sz w:val="24"/>
          <w:szCs w:val="24"/>
        </w:rPr>
      </w:pPr>
    </w:p>
    <w:p w14:paraId="1048F2EF" w14:textId="77777777" w:rsidR="0056563A" w:rsidRPr="00A5578B" w:rsidRDefault="0056563A" w:rsidP="00A5578B">
      <w:pPr>
        <w:spacing w:line="360" w:lineRule="auto"/>
        <w:ind w:left="-426" w:right="62" w:firstLine="426"/>
        <w:jc w:val="both"/>
        <w:rPr>
          <w:sz w:val="24"/>
          <w:szCs w:val="24"/>
        </w:rPr>
        <w:sectPr w:rsidR="0056563A" w:rsidRPr="00A5578B" w:rsidSect="005F62C9">
          <w:pgSz w:w="11909" w:h="16838"/>
          <w:pgMar w:top="624" w:right="1089" w:bottom="1814" w:left="1259" w:header="720" w:footer="720" w:gutter="0"/>
          <w:cols w:space="720"/>
        </w:sectPr>
      </w:pPr>
    </w:p>
    <w:p w14:paraId="599C7DE2" w14:textId="77777777" w:rsidR="00D90B60" w:rsidRPr="00A5578B" w:rsidRDefault="00736E94" w:rsidP="2E67D916">
      <w:pPr>
        <w:spacing w:before="7" w:line="360" w:lineRule="auto"/>
        <w:ind w:right="62"/>
        <w:jc w:val="both"/>
        <w:textAlignment w:val="baseline"/>
        <w:rPr>
          <w:rFonts w:ascii="Arial" w:eastAsia="Arial" w:hAnsi="Arial"/>
          <w:color w:val="000000"/>
          <w:spacing w:val="-2"/>
          <w:sz w:val="24"/>
          <w:szCs w:val="24"/>
          <w:lang w:val="en-US"/>
        </w:rPr>
      </w:pPr>
      <w:r w:rsidRPr="2E67D916">
        <w:rPr>
          <w:rFonts w:ascii="Arial" w:eastAsia="Arial" w:hAnsi="Arial"/>
          <w:color w:val="000000"/>
          <w:spacing w:val="-2"/>
          <w:sz w:val="24"/>
          <w:szCs w:val="24"/>
          <w:lang w:val="en-US"/>
        </w:rPr>
        <w:t>Each of which shall be a “</w:t>
      </w:r>
      <w:r w:rsidRPr="2E67D916">
        <w:rPr>
          <w:rFonts w:ascii="Arial" w:eastAsia="Arial" w:hAnsi="Arial"/>
          <w:b/>
          <w:bCs/>
          <w:color w:val="000000"/>
          <w:spacing w:val="-2"/>
          <w:sz w:val="24"/>
          <w:szCs w:val="24"/>
          <w:lang w:val="en-US"/>
        </w:rPr>
        <w:t>Party</w:t>
      </w:r>
      <w:r w:rsidRPr="2E67D916">
        <w:rPr>
          <w:rFonts w:ascii="Arial" w:eastAsia="Arial" w:hAnsi="Arial"/>
          <w:color w:val="000000"/>
          <w:spacing w:val="-2"/>
          <w:sz w:val="24"/>
          <w:szCs w:val="24"/>
          <w:lang w:val="en-US"/>
        </w:rPr>
        <w:t>” and collectively the “</w:t>
      </w:r>
      <w:r w:rsidR="00DB527C" w:rsidRPr="2E67D916">
        <w:rPr>
          <w:rFonts w:ascii="Arial" w:eastAsia="Arial" w:hAnsi="Arial"/>
          <w:b/>
          <w:bCs/>
          <w:color w:val="000000"/>
          <w:spacing w:val="-2"/>
          <w:sz w:val="24"/>
          <w:szCs w:val="24"/>
          <w:lang w:val="en-US"/>
        </w:rPr>
        <w:t>Parties</w:t>
      </w:r>
      <w:r w:rsidR="00DB527C" w:rsidRPr="2E67D916">
        <w:rPr>
          <w:rFonts w:ascii="Arial" w:eastAsia="Arial" w:hAnsi="Arial"/>
          <w:color w:val="000000"/>
          <w:spacing w:val="-2"/>
          <w:sz w:val="24"/>
          <w:szCs w:val="24"/>
          <w:lang w:val="en-US"/>
        </w:rPr>
        <w:t>”.</w:t>
      </w:r>
    </w:p>
    <w:p w14:paraId="639636BE" w14:textId="50280A46" w:rsidR="00D90B60" w:rsidRPr="004962B0" w:rsidRDefault="00D90B60" w:rsidP="00B04463">
      <w:pPr>
        <w:ind w:right="62"/>
        <w:jc w:val="both"/>
        <w:sectPr w:rsidR="00D90B60" w:rsidRPr="004962B0" w:rsidSect="005F62C9">
          <w:type w:val="continuous"/>
          <w:pgSz w:w="11909" w:h="16838"/>
          <w:pgMar w:top="624" w:right="4011" w:bottom="3482" w:left="1378" w:header="720" w:footer="720" w:gutter="0"/>
          <w:cols w:space="720"/>
        </w:sectPr>
      </w:pPr>
    </w:p>
    <w:p w14:paraId="14BF0997" w14:textId="6626F8CF" w:rsidR="00D90B60" w:rsidRPr="004962B0" w:rsidRDefault="00460174" w:rsidP="094368B2">
      <w:pPr>
        <w:spacing w:before="759" w:line="458" w:lineRule="exact"/>
        <w:ind w:left="72" w:right="62"/>
        <w:jc w:val="both"/>
        <w:textAlignment w:val="baseline"/>
        <w:rPr>
          <w:rFonts w:ascii="Arial" w:eastAsia="Arial" w:hAnsi="Arial"/>
          <w:b/>
          <w:bCs/>
          <w:color w:val="005EB8"/>
          <w:spacing w:val="-9"/>
          <w:w w:val="105"/>
          <w:sz w:val="40"/>
          <w:szCs w:val="40"/>
        </w:rPr>
      </w:pPr>
      <w:r w:rsidRPr="094368B2">
        <w:rPr>
          <w:rFonts w:ascii="Arial" w:eastAsia="Arial" w:hAnsi="Arial"/>
          <w:b/>
          <w:bCs/>
          <w:color w:val="005EB8"/>
          <w:spacing w:val="-9"/>
          <w:w w:val="105"/>
          <w:sz w:val="40"/>
          <w:szCs w:val="40"/>
        </w:rPr>
        <w:lastRenderedPageBreak/>
        <w:t>Clinical Trial Agreement</w:t>
      </w:r>
    </w:p>
    <w:p w14:paraId="7FDFB547" w14:textId="77777777" w:rsidR="00D90B60" w:rsidRPr="004962B0" w:rsidRDefault="00736E94" w:rsidP="094368B2">
      <w:pPr>
        <w:spacing w:before="514" w:line="319" w:lineRule="exact"/>
        <w:ind w:left="72" w:right="62"/>
        <w:jc w:val="both"/>
        <w:textAlignment w:val="baseline"/>
        <w:rPr>
          <w:rFonts w:ascii="Arial" w:eastAsia="Arial" w:hAnsi="Arial"/>
          <w:b/>
          <w:bCs/>
          <w:color w:val="000000"/>
          <w:spacing w:val="-2"/>
          <w:sz w:val="28"/>
          <w:szCs w:val="28"/>
        </w:rPr>
      </w:pPr>
      <w:r w:rsidRPr="094368B2">
        <w:rPr>
          <w:rFonts w:ascii="Arial" w:eastAsia="Arial" w:hAnsi="Arial"/>
          <w:b/>
          <w:bCs/>
          <w:color w:val="000000"/>
          <w:spacing w:val="-2"/>
          <w:sz w:val="28"/>
          <w:szCs w:val="28"/>
        </w:rPr>
        <w:t>Clause</w:t>
      </w:r>
    </w:p>
    <w:p w14:paraId="443A5350" w14:textId="77777777" w:rsidR="00D90B60" w:rsidRPr="004962B0" w:rsidRDefault="094368B2" w:rsidP="094368B2">
      <w:pPr>
        <w:tabs>
          <w:tab w:val="left" w:pos="1512"/>
        </w:tabs>
        <w:spacing w:before="240"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w:t>
      </w:r>
      <w:r w:rsidR="00736E94">
        <w:tab/>
      </w:r>
      <w:r w:rsidRPr="094368B2">
        <w:rPr>
          <w:rFonts w:ascii="Arial" w:eastAsia="Arial" w:hAnsi="Arial"/>
          <w:color w:val="000000" w:themeColor="text1"/>
          <w:sz w:val="24"/>
          <w:szCs w:val="24"/>
        </w:rPr>
        <w:t>Definitions</w:t>
      </w:r>
    </w:p>
    <w:p w14:paraId="0C9AFAE8" w14:textId="77777777" w:rsidR="00D90B60" w:rsidRPr="004962B0" w:rsidRDefault="094368B2" w:rsidP="094368B2">
      <w:pPr>
        <w:tabs>
          <w:tab w:val="left" w:pos="1512"/>
        </w:tabs>
        <w:spacing w:before="126"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2</w:t>
      </w:r>
      <w:r w:rsidR="00736E94">
        <w:tab/>
      </w:r>
      <w:r w:rsidRPr="094368B2">
        <w:rPr>
          <w:rFonts w:ascii="Arial" w:eastAsia="Arial" w:hAnsi="Arial"/>
          <w:color w:val="000000" w:themeColor="text1"/>
          <w:sz w:val="24"/>
          <w:szCs w:val="24"/>
        </w:rPr>
        <w:t>Principal Investigator and Personnel</w:t>
      </w:r>
    </w:p>
    <w:p w14:paraId="30985DC4" w14:textId="77777777" w:rsidR="00D90B60" w:rsidRPr="004962B0" w:rsidRDefault="094368B2" w:rsidP="094368B2">
      <w:pPr>
        <w:tabs>
          <w:tab w:val="left" w:pos="1512"/>
        </w:tabs>
        <w:spacing w:before="122"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3</w:t>
      </w:r>
      <w:r w:rsidR="00736E94">
        <w:tab/>
      </w:r>
      <w:r w:rsidRPr="094368B2">
        <w:rPr>
          <w:rFonts w:ascii="Arial" w:eastAsia="Arial" w:hAnsi="Arial"/>
          <w:color w:val="000000" w:themeColor="text1"/>
          <w:sz w:val="24"/>
          <w:szCs w:val="24"/>
        </w:rPr>
        <w:t>Clinical Trial Governance</w:t>
      </w:r>
    </w:p>
    <w:p w14:paraId="6051E69E" w14:textId="77777777" w:rsidR="00D90B60" w:rsidRPr="004962B0" w:rsidRDefault="094368B2" w:rsidP="094368B2">
      <w:pPr>
        <w:tabs>
          <w:tab w:val="left" w:pos="1512"/>
        </w:tabs>
        <w:spacing w:before="126"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4</w:t>
      </w:r>
      <w:r w:rsidR="00736E94">
        <w:tab/>
      </w:r>
      <w:r w:rsidRPr="094368B2">
        <w:rPr>
          <w:rFonts w:ascii="Arial" w:eastAsia="Arial" w:hAnsi="Arial"/>
          <w:color w:val="000000" w:themeColor="text1"/>
          <w:sz w:val="24"/>
          <w:szCs w:val="24"/>
        </w:rPr>
        <w:t>Obligations of the Parties and the Principal Investigator</w:t>
      </w:r>
    </w:p>
    <w:p w14:paraId="41092100" w14:textId="77777777" w:rsidR="00D90B60" w:rsidRPr="004962B0" w:rsidRDefault="094368B2" w:rsidP="094368B2">
      <w:pPr>
        <w:tabs>
          <w:tab w:val="left" w:pos="1512"/>
        </w:tabs>
        <w:spacing w:before="122"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5</w:t>
      </w:r>
      <w:r w:rsidR="00736E94">
        <w:tab/>
      </w:r>
      <w:r w:rsidRPr="094368B2">
        <w:rPr>
          <w:rFonts w:ascii="Arial" w:eastAsia="Arial" w:hAnsi="Arial"/>
          <w:color w:val="000000" w:themeColor="text1"/>
          <w:sz w:val="24"/>
          <w:szCs w:val="24"/>
        </w:rPr>
        <w:t>Liabilities and Indemnities</w:t>
      </w:r>
    </w:p>
    <w:p w14:paraId="1643E288" w14:textId="77777777" w:rsidR="00265672" w:rsidRPr="004962B0" w:rsidRDefault="094368B2" w:rsidP="094368B2">
      <w:pPr>
        <w:tabs>
          <w:tab w:val="left" w:pos="1512"/>
        </w:tabs>
        <w:spacing w:before="122"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6 </w:t>
      </w:r>
      <w:r w:rsidR="00736E94">
        <w:tab/>
      </w:r>
      <w:r w:rsidRPr="094368B2">
        <w:rPr>
          <w:rFonts w:ascii="Arial" w:eastAsia="Arial" w:hAnsi="Arial"/>
          <w:color w:val="000000" w:themeColor="text1"/>
          <w:sz w:val="24"/>
          <w:szCs w:val="24"/>
        </w:rPr>
        <w:t>Medical Records</w:t>
      </w:r>
    </w:p>
    <w:p w14:paraId="4556339A" w14:textId="77777777" w:rsidR="00D90B60" w:rsidRPr="004962B0" w:rsidRDefault="094368B2" w:rsidP="094368B2">
      <w:pPr>
        <w:tabs>
          <w:tab w:val="left" w:pos="1512"/>
        </w:tabs>
        <w:spacing w:before="126"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7</w:t>
      </w:r>
      <w:r w:rsidR="00736E94">
        <w:tab/>
      </w:r>
      <w:r w:rsidRPr="094368B2">
        <w:rPr>
          <w:rFonts w:ascii="Arial" w:eastAsia="Arial" w:hAnsi="Arial"/>
          <w:color w:val="000000" w:themeColor="text1"/>
          <w:sz w:val="24"/>
          <w:szCs w:val="24"/>
        </w:rPr>
        <w:t>Data Protection</w:t>
      </w:r>
    </w:p>
    <w:p w14:paraId="17067DA1" w14:textId="77777777" w:rsidR="00D90B60" w:rsidRPr="004962B0" w:rsidRDefault="094368B2" w:rsidP="094368B2">
      <w:pPr>
        <w:tabs>
          <w:tab w:val="left" w:pos="1512"/>
        </w:tabs>
        <w:spacing w:before="122"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8</w:t>
      </w:r>
      <w:r w:rsidR="00736E94">
        <w:tab/>
      </w:r>
      <w:r w:rsidRPr="094368B2">
        <w:rPr>
          <w:rFonts w:ascii="Arial" w:eastAsia="Arial" w:hAnsi="Arial"/>
          <w:color w:val="000000" w:themeColor="text1"/>
          <w:sz w:val="24"/>
          <w:szCs w:val="24"/>
        </w:rPr>
        <w:t>Freedom of Information</w:t>
      </w:r>
    </w:p>
    <w:p w14:paraId="6F0E456E" w14:textId="77777777" w:rsidR="00265672" w:rsidRPr="004962B0" w:rsidRDefault="094368B2" w:rsidP="094368B2">
      <w:pPr>
        <w:tabs>
          <w:tab w:val="left" w:pos="1512"/>
        </w:tabs>
        <w:spacing w:before="126"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9</w:t>
      </w:r>
      <w:r w:rsidR="00736E94">
        <w:tab/>
      </w:r>
      <w:r w:rsidRPr="094368B2">
        <w:rPr>
          <w:rFonts w:ascii="Arial" w:eastAsia="Arial" w:hAnsi="Arial"/>
          <w:color w:val="000000" w:themeColor="text1"/>
          <w:sz w:val="24"/>
          <w:szCs w:val="24"/>
        </w:rPr>
        <w:t>Confidential Information</w:t>
      </w:r>
    </w:p>
    <w:p w14:paraId="118A72CB" w14:textId="77777777" w:rsidR="00D90B60" w:rsidRPr="004962B0" w:rsidRDefault="094368B2" w:rsidP="094368B2">
      <w:pPr>
        <w:tabs>
          <w:tab w:val="left" w:pos="1512"/>
        </w:tabs>
        <w:spacing w:before="126"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10</w:t>
      </w:r>
      <w:r w:rsidR="00736E94">
        <w:tab/>
      </w:r>
      <w:r w:rsidRPr="094368B2">
        <w:rPr>
          <w:rFonts w:ascii="Arial" w:eastAsia="Arial" w:hAnsi="Arial"/>
          <w:color w:val="000000" w:themeColor="text1"/>
          <w:sz w:val="24"/>
          <w:szCs w:val="24"/>
        </w:rPr>
        <w:t>Publicity</w:t>
      </w:r>
    </w:p>
    <w:p w14:paraId="07628388" w14:textId="77777777" w:rsidR="00D90B60" w:rsidRPr="004962B0" w:rsidRDefault="094368B2" w:rsidP="094368B2">
      <w:pPr>
        <w:tabs>
          <w:tab w:val="left" w:pos="1512"/>
        </w:tabs>
        <w:spacing w:before="126"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11</w:t>
      </w:r>
      <w:r w:rsidR="00736E94">
        <w:tab/>
      </w:r>
      <w:r w:rsidRPr="094368B2">
        <w:rPr>
          <w:rFonts w:ascii="Arial" w:eastAsia="Arial" w:hAnsi="Arial"/>
          <w:color w:val="000000" w:themeColor="text1"/>
          <w:sz w:val="24"/>
          <w:szCs w:val="24"/>
        </w:rPr>
        <w:t>Publications</w:t>
      </w:r>
    </w:p>
    <w:p w14:paraId="695CAB35" w14:textId="77777777" w:rsidR="00D90B60" w:rsidRPr="004962B0" w:rsidRDefault="094368B2" w:rsidP="094368B2">
      <w:pPr>
        <w:tabs>
          <w:tab w:val="left" w:pos="1512"/>
        </w:tabs>
        <w:spacing w:before="122"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12</w:t>
      </w:r>
      <w:r w:rsidR="00736E94">
        <w:tab/>
      </w:r>
      <w:r w:rsidRPr="094368B2">
        <w:rPr>
          <w:rFonts w:ascii="Arial" w:eastAsia="Arial" w:hAnsi="Arial"/>
          <w:color w:val="000000" w:themeColor="text1"/>
          <w:sz w:val="24"/>
          <w:szCs w:val="24"/>
        </w:rPr>
        <w:t>Intellectual Property</w:t>
      </w:r>
    </w:p>
    <w:p w14:paraId="2320EFF0" w14:textId="77777777" w:rsidR="00D90B60" w:rsidRPr="004962B0" w:rsidRDefault="094368B2" w:rsidP="094368B2">
      <w:pPr>
        <w:tabs>
          <w:tab w:val="left" w:pos="1512"/>
        </w:tabs>
        <w:spacing w:before="126"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13</w:t>
      </w:r>
      <w:r w:rsidR="00736E94">
        <w:tab/>
      </w:r>
      <w:r w:rsidRPr="094368B2">
        <w:rPr>
          <w:rFonts w:ascii="Arial" w:eastAsia="Arial" w:hAnsi="Arial"/>
          <w:color w:val="000000" w:themeColor="text1"/>
          <w:sz w:val="24"/>
          <w:szCs w:val="24"/>
        </w:rPr>
        <w:t>Financial Arrangements</w:t>
      </w:r>
    </w:p>
    <w:p w14:paraId="41A1A24E" w14:textId="77777777" w:rsidR="00D90B60" w:rsidRPr="004962B0" w:rsidRDefault="00736E94" w:rsidP="094368B2">
      <w:pPr>
        <w:tabs>
          <w:tab w:val="left" w:pos="1512"/>
        </w:tabs>
        <w:spacing w:before="122" w:line="272" w:lineRule="exact"/>
        <w:ind w:left="648" w:right="62"/>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1</w:t>
      </w:r>
      <w:r w:rsidR="00265672" w:rsidRPr="094368B2">
        <w:rPr>
          <w:rFonts w:ascii="Arial" w:eastAsia="Arial" w:hAnsi="Arial"/>
          <w:color w:val="000000"/>
          <w:spacing w:val="-1"/>
          <w:sz w:val="24"/>
          <w:szCs w:val="24"/>
        </w:rPr>
        <w:t>4</w:t>
      </w:r>
      <w:r w:rsidRPr="004962B0">
        <w:rPr>
          <w:rFonts w:ascii="Arial" w:eastAsia="Arial" w:hAnsi="Arial"/>
          <w:color w:val="000000"/>
          <w:spacing w:val="-1"/>
          <w:sz w:val="24"/>
        </w:rPr>
        <w:tab/>
      </w:r>
      <w:r w:rsidRPr="094368B2">
        <w:rPr>
          <w:rFonts w:ascii="Arial" w:eastAsia="Arial" w:hAnsi="Arial"/>
          <w:color w:val="000000"/>
          <w:spacing w:val="-1"/>
          <w:sz w:val="24"/>
          <w:szCs w:val="24"/>
        </w:rPr>
        <w:t>Term</w:t>
      </w:r>
    </w:p>
    <w:p w14:paraId="70DC5530" w14:textId="77777777" w:rsidR="00D90B60" w:rsidRPr="004962B0" w:rsidRDefault="094368B2" w:rsidP="094368B2">
      <w:pPr>
        <w:tabs>
          <w:tab w:val="left" w:pos="1512"/>
        </w:tabs>
        <w:spacing w:before="126"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15</w:t>
      </w:r>
      <w:r w:rsidR="00736E94">
        <w:tab/>
      </w:r>
      <w:r w:rsidRPr="094368B2">
        <w:rPr>
          <w:rFonts w:ascii="Arial" w:eastAsia="Arial" w:hAnsi="Arial"/>
          <w:color w:val="000000" w:themeColor="text1"/>
          <w:sz w:val="24"/>
          <w:szCs w:val="24"/>
        </w:rPr>
        <w:t>Termination</w:t>
      </w:r>
    </w:p>
    <w:p w14:paraId="4FBCFDE2" w14:textId="77777777" w:rsidR="00D90B60" w:rsidRPr="004962B0" w:rsidRDefault="094368B2" w:rsidP="094368B2">
      <w:pPr>
        <w:tabs>
          <w:tab w:val="left" w:pos="1512"/>
        </w:tabs>
        <w:spacing w:before="122"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16</w:t>
      </w:r>
      <w:r w:rsidR="00736E94">
        <w:tab/>
      </w:r>
      <w:r w:rsidRPr="094368B2">
        <w:rPr>
          <w:rFonts w:ascii="Arial" w:eastAsia="Arial" w:hAnsi="Arial"/>
          <w:color w:val="000000" w:themeColor="text1"/>
          <w:sz w:val="24"/>
          <w:szCs w:val="24"/>
        </w:rPr>
        <w:t>Relationship of the Parties</w:t>
      </w:r>
    </w:p>
    <w:p w14:paraId="2064B33A" w14:textId="77777777" w:rsidR="00D90B60" w:rsidRPr="004962B0" w:rsidRDefault="094368B2" w:rsidP="094368B2">
      <w:pPr>
        <w:tabs>
          <w:tab w:val="left" w:pos="1512"/>
        </w:tabs>
        <w:spacing w:before="126"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17</w:t>
      </w:r>
      <w:r w:rsidR="00736E94">
        <w:tab/>
      </w:r>
      <w:r w:rsidRPr="094368B2">
        <w:rPr>
          <w:rFonts w:ascii="Arial" w:eastAsia="Arial" w:hAnsi="Arial"/>
          <w:color w:val="000000" w:themeColor="text1"/>
          <w:sz w:val="24"/>
          <w:szCs w:val="24"/>
        </w:rPr>
        <w:t>Agreement and Modification</w:t>
      </w:r>
    </w:p>
    <w:p w14:paraId="523C6FAB" w14:textId="77777777" w:rsidR="00D90B60" w:rsidRPr="004962B0" w:rsidRDefault="094368B2" w:rsidP="094368B2">
      <w:pPr>
        <w:tabs>
          <w:tab w:val="left" w:pos="1512"/>
        </w:tabs>
        <w:spacing w:before="122"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18</w:t>
      </w:r>
      <w:r w:rsidR="00736E94">
        <w:tab/>
      </w:r>
      <w:r w:rsidRPr="094368B2">
        <w:rPr>
          <w:rFonts w:ascii="Arial" w:eastAsia="Arial" w:hAnsi="Arial"/>
          <w:color w:val="000000" w:themeColor="text1"/>
          <w:sz w:val="24"/>
          <w:szCs w:val="24"/>
        </w:rPr>
        <w:t>Force Majeure</w:t>
      </w:r>
    </w:p>
    <w:p w14:paraId="7394C46A" w14:textId="77777777" w:rsidR="00D90B60" w:rsidRPr="004962B0" w:rsidRDefault="094368B2" w:rsidP="094368B2">
      <w:pPr>
        <w:tabs>
          <w:tab w:val="left" w:pos="1512"/>
        </w:tabs>
        <w:spacing w:before="126"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19</w:t>
      </w:r>
      <w:r w:rsidR="00736E94">
        <w:tab/>
      </w:r>
      <w:r w:rsidRPr="094368B2">
        <w:rPr>
          <w:rFonts w:ascii="Arial" w:eastAsia="Arial" w:hAnsi="Arial"/>
          <w:color w:val="000000" w:themeColor="text1"/>
          <w:sz w:val="24"/>
          <w:szCs w:val="24"/>
        </w:rPr>
        <w:t>Notices</w:t>
      </w:r>
    </w:p>
    <w:p w14:paraId="2D4019C9" w14:textId="77777777" w:rsidR="00D90B60" w:rsidRPr="004962B0" w:rsidRDefault="094368B2" w:rsidP="094368B2">
      <w:pPr>
        <w:tabs>
          <w:tab w:val="left" w:pos="1512"/>
        </w:tabs>
        <w:spacing w:before="122"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20</w:t>
      </w:r>
      <w:r w:rsidR="00736E94">
        <w:tab/>
      </w:r>
      <w:r w:rsidRPr="094368B2">
        <w:rPr>
          <w:rFonts w:ascii="Arial" w:eastAsia="Arial" w:hAnsi="Arial"/>
          <w:color w:val="000000" w:themeColor="text1"/>
          <w:sz w:val="24"/>
          <w:szCs w:val="24"/>
        </w:rPr>
        <w:t>Dispute Resolution</w:t>
      </w:r>
    </w:p>
    <w:p w14:paraId="0F29F07D" w14:textId="77777777" w:rsidR="00D90B60" w:rsidRPr="004962B0" w:rsidRDefault="094368B2" w:rsidP="094368B2">
      <w:pPr>
        <w:tabs>
          <w:tab w:val="left" w:pos="1512"/>
        </w:tabs>
        <w:spacing w:before="126" w:line="272"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21</w:t>
      </w:r>
      <w:r w:rsidR="00736E94">
        <w:tab/>
      </w:r>
      <w:r w:rsidRPr="094368B2">
        <w:rPr>
          <w:rFonts w:ascii="Arial" w:eastAsia="Arial" w:hAnsi="Arial"/>
          <w:color w:val="000000" w:themeColor="text1"/>
          <w:sz w:val="24"/>
          <w:szCs w:val="24"/>
        </w:rPr>
        <w:t>Miscellaneous</w:t>
      </w:r>
    </w:p>
    <w:p w14:paraId="56FBB54A" w14:textId="77777777" w:rsidR="00D90B60" w:rsidRPr="00843D37" w:rsidRDefault="00736E94" w:rsidP="094368B2">
      <w:pPr>
        <w:spacing w:before="242" w:line="272" w:lineRule="exact"/>
        <w:ind w:left="72" w:right="62"/>
        <w:jc w:val="both"/>
        <w:textAlignment w:val="baseline"/>
        <w:rPr>
          <w:rFonts w:ascii="Arial" w:eastAsia="Arial" w:hAnsi="Arial"/>
          <w:color w:val="000000"/>
          <w:spacing w:val="2"/>
          <w:sz w:val="24"/>
          <w:szCs w:val="24"/>
        </w:rPr>
      </w:pPr>
      <w:r w:rsidRPr="00843D37">
        <w:rPr>
          <w:rFonts w:ascii="Arial" w:eastAsia="Arial" w:hAnsi="Arial"/>
          <w:color w:val="000000"/>
          <w:spacing w:val="2"/>
          <w:sz w:val="24"/>
          <w:szCs w:val="24"/>
        </w:rPr>
        <w:t>Appendix 1 Timelines and Responsibilities of the Parties</w:t>
      </w:r>
    </w:p>
    <w:p w14:paraId="1166B579" w14:textId="77777777" w:rsidR="00D90B60" w:rsidRPr="00843D37" w:rsidRDefault="00736E94" w:rsidP="094368B2">
      <w:pPr>
        <w:spacing w:before="246" w:line="272" w:lineRule="exact"/>
        <w:ind w:left="72" w:right="62"/>
        <w:jc w:val="both"/>
        <w:textAlignment w:val="baseline"/>
        <w:rPr>
          <w:rFonts w:ascii="Arial" w:eastAsia="Arial" w:hAnsi="Arial"/>
          <w:color w:val="000000"/>
          <w:spacing w:val="4"/>
          <w:sz w:val="24"/>
          <w:szCs w:val="24"/>
        </w:rPr>
      </w:pPr>
      <w:r w:rsidRPr="00843D37">
        <w:rPr>
          <w:rFonts w:ascii="Arial" w:eastAsia="Arial" w:hAnsi="Arial"/>
          <w:color w:val="000000"/>
          <w:spacing w:val="4"/>
          <w:sz w:val="24"/>
          <w:szCs w:val="24"/>
        </w:rPr>
        <w:t>Appendix 2 Financial Arrangements</w:t>
      </w:r>
    </w:p>
    <w:p w14:paraId="2C4C916A" w14:textId="77777777" w:rsidR="00D90B60" w:rsidRPr="00CA0CBF" w:rsidRDefault="00736E94" w:rsidP="00CA0CBF">
      <w:pPr>
        <w:spacing w:before="242" w:after="230" w:line="272" w:lineRule="exact"/>
        <w:ind w:left="72" w:right="62"/>
        <w:jc w:val="both"/>
        <w:textAlignment w:val="baseline"/>
        <w:rPr>
          <w:rFonts w:ascii="Arial" w:eastAsia="Arial" w:hAnsi="Arial"/>
          <w:color w:val="000000"/>
          <w:spacing w:val="2"/>
          <w:sz w:val="24"/>
          <w:szCs w:val="24"/>
        </w:rPr>
      </w:pPr>
      <w:r w:rsidRPr="00843D37">
        <w:rPr>
          <w:rFonts w:ascii="Arial" w:eastAsia="Arial" w:hAnsi="Arial"/>
          <w:color w:val="000000"/>
          <w:spacing w:val="2"/>
          <w:sz w:val="24"/>
          <w:szCs w:val="24"/>
        </w:rPr>
        <w:t xml:space="preserve">Appendix 3 Conditions Applicable to the </w:t>
      </w:r>
      <w:r w:rsidRPr="00CA0CBF">
        <w:rPr>
          <w:rFonts w:ascii="Arial" w:eastAsia="Arial" w:hAnsi="Arial"/>
          <w:color w:val="000000"/>
          <w:spacing w:val="2"/>
          <w:sz w:val="24"/>
          <w:szCs w:val="24"/>
        </w:rPr>
        <w:t>Principal Investigator</w:t>
      </w:r>
    </w:p>
    <w:sdt>
      <w:sdtPr>
        <w:rPr>
          <w:rFonts w:ascii="Arial" w:eastAsiaTheme="minorHAnsi" w:hAnsi="Arial" w:cstheme="minorBidi"/>
          <w:color w:val="000000" w:themeColor="text1"/>
          <w:sz w:val="24"/>
          <w:lang w:val="en-IE"/>
        </w:rPr>
        <w:id w:val="200986939"/>
        <w:placeholder>
          <w:docPart w:val="DD84B50D528E49A88939869F5335261D"/>
        </w:placeholder>
      </w:sdtPr>
      <w:sdtEndPr>
        <w:rPr>
          <w:b/>
          <w:highlight w:val="yellow"/>
        </w:rPr>
      </w:sdtEndPr>
      <w:sdtContent>
        <w:p w14:paraId="450A1F70" w14:textId="77777777" w:rsidR="00CA0CBF" w:rsidRPr="00CA0CBF" w:rsidRDefault="00CA0CBF" w:rsidP="00CA0CBF">
          <w:pPr>
            <w:tabs>
              <w:tab w:val="left" w:pos="567"/>
              <w:tab w:val="left" w:pos="1418"/>
              <w:tab w:val="left" w:pos="1843"/>
            </w:tabs>
            <w:spacing w:after="240"/>
            <w:ind w:left="72"/>
            <w:jc w:val="both"/>
            <w:rPr>
              <w:rFonts w:ascii="Arial" w:eastAsiaTheme="minorHAnsi" w:hAnsi="Arial" w:cstheme="minorBidi"/>
              <w:color w:val="000000" w:themeColor="text1"/>
              <w:sz w:val="24"/>
              <w:highlight w:val="yellow"/>
              <w:lang w:val="en-IE"/>
            </w:rPr>
          </w:pPr>
          <w:r w:rsidRPr="00CA0CBF">
            <w:rPr>
              <w:rFonts w:ascii="Arial" w:eastAsiaTheme="minorHAnsi" w:hAnsi="Arial" w:cstheme="minorBidi"/>
              <w:color w:val="000000" w:themeColor="text1"/>
              <w:sz w:val="24"/>
              <w:lang w:val="en-IE"/>
            </w:rPr>
            <w:t>Appendix 4</w:t>
          </w:r>
          <w:r w:rsidRPr="00CA0CBF">
            <w:rPr>
              <w:rFonts w:ascii="Arial" w:eastAsiaTheme="minorHAnsi" w:hAnsi="Arial" w:cstheme="minorBidi"/>
              <w:color w:val="000000" w:themeColor="text1"/>
              <w:sz w:val="24"/>
              <w:lang w:val="en-IE"/>
            </w:rPr>
            <w:tab/>
            <w:t xml:space="preserve">Material Transfer Provisions </w:t>
          </w:r>
          <w:r w:rsidRPr="00CA0CBF">
            <w:rPr>
              <w:rFonts w:ascii="Arial" w:eastAsiaTheme="minorHAnsi" w:hAnsi="Arial" w:cstheme="minorBidi"/>
              <w:b/>
              <w:color w:val="000000" w:themeColor="text1"/>
              <w:sz w:val="24"/>
              <w:highlight w:val="yellow"/>
              <w:lang w:val="en-IE"/>
            </w:rPr>
            <w:t>– DELETE IF NOT USED</w:t>
          </w:r>
        </w:p>
      </w:sdtContent>
    </w:sdt>
    <w:p w14:paraId="3064E096" w14:textId="4C92F19C" w:rsidR="00CA0CBF" w:rsidRPr="00CA0CBF" w:rsidRDefault="00CA0CBF" w:rsidP="00CA0CBF">
      <w:pPr>
        <w:tabs>
          <w:tab w:val="left" w:pos="567"/>
          <w:tab w:val="left" w:pos="1418"/>
          <w:tab w:val="left" w:pos="1843"/>
        </w:tabs>
        <w:spacing w:after="240"/>
        <w:ind w:left="72"/>
        <w:jc w:val="both"/>
        <w:rPr>
          <w:rFonts w:ascii="Arial" w:eastAsiaTheme="minorHAnsi" w:hAnsi="Arial" w:cstheme="minorBidi"/>
          <w:b/>
          <w:color w:val="000000" w:themeColor="text1"/>
          <w:sz w:val="24"/>
          <w:highlight w:val="yellow"/>
          <w:lang w:val="en-IE"/>
        </w:rPr>
      </w:pPr>
      <w:r w:rsidRPr="00CA0CBF">
        <w:rPr>
          <w:rFonts w:ascii="Arial" w:eastAsiaTheme="minorHAnsi" w:hAnsi="Arial" w:cstheme="minorBidi"/>
          <w:color w:val="000000" w:themeColor="text1"/>
          <w:sz w:val="24"/>
          <w:lang w:val="en-IE"/>
        </w:rPr>
        <w:t xml:space="preserve">Appendix 5 </w:t>
      </w:r>
      <w:r w:rsidRPr="00CA0CBF">
        <w:rPr>
          <w:rFonts w:ascii="Arial" w:eastAsiaTheme="minorHAnsi" w:hAnsi="Arial" w:cstheme="minorBidi"/>
          <w:color w:val="000000" w:themeColor="text1"/>
          <w:sz w:val="24"/>
          <w:lang w:val="en-IE"/>
        </w:rPr>
        <w:tab/>
        <w:t xml:space="preserve">Equipment and Resources </w:t>
      </w:r>
      <w:r w:rsidRPr="00CA0CBF">
        <w:rPr>
          <w:rFonts w:ascii="Arial" w:eastAsiaTheme="minorHAnsi" w:hAnsi="Arial" w:cstheme="minorBidi"/>
          <w:b/>
          <w:color w:val="000000" w:themeColor="text1"/>
          <w:sz w:val="24"/>
          <w:highlight w:val="yellow"/>
          <w:lang w:val="en-IE"/>
        </w:rPr>
        <w:t>– DELETE IF NOT USED</w:t>
      </w:r>
    </w:p>
    <w:p w14:paraId="4CA96A99" w14:textId="19C04588" w:rsidR="00ED34E1" w:rsidRPr="00CA0CBF" w:rsidRDefault="00CA0CBF" w:rsidP="00CA0CBF">
      <w:pPr>
        <w:spacing w:before="2" w:after="46" w:line="274" w:lineRule="exact"/>
        <w:ind w:left="1418" w:right="62" w:hanging="1418"/>
        <w:jc w:val="both"/>
        <w:textAlignment w:val="baseline"/>
        <w:rPr>
          <w:rFonts w:ascii="Arial" w:eastAsia="Arial" w:hAnsi="Arial"/>
          <w:b/>
          <w:bCs/>
          <w:color w:val="000000"/>
          <w:spacing w:val="-1"/>
          <w:sz w:val="24"/>
          <w:szCs w:val="24"/>
        </w:rPr>
      </w:pPr>
      <w:r w:rsidRPr="00CA0CBF">
        <w:rPr>
          <w:rFonts w:ascii="Arial" w:eastAsia="Arial" w:hAnsi="Arial"/>
          <w:color w:val="000000"/>
          <w:spacing w:val="-1"/>
          <w:sz w:val="24"/>
          <w:szCs w:val="24"/>
        </w:rPr>
        <w:t xml:space="preserve">Appendix 6 </w:t>
      </w:r>
      <w:r w:rsidRPr="00CA0CBF">
        <w:rPr>
          <w:rFonts w:ascii="Arial" w:eastAsia="Arial" w:hAnsi="Arial"/>
          <w:color w:val="000000"/>
          <w:spacing w:val="-1"/>
          <w:sz w:val="24"/>
          <w:szCs w:val="24"/>
        </w:rPr>
        <w:tab/>
        <w:t xml:space="preserve">Formal Delegation of Authority to a Corporate Affiliate of the Sponsor to Contractually Bind Sponsor – </w:t>
      </w:r>
      <w:r w:rsidRPr="00CA0CBF">
        <w:rPr>
          <w:rFonts w:ascii="Arial" w:eastAsia="Arial" w:hAnsi="Arial"/>
          <w:b/>
          <w:bCs/>
          <w:color w:val="000000"/>
          <w:spacing w:val="-1"/>
          <w:sz w:val="24"/>
          <w:szCs w:val="24"/>
          <w:highlight w:val="yellow"/>
        </w:rPr>
        <w:t>DELETE IF NOT USED</w:t>
      </w:r>
    </w:p>
    <w:p w14:paraId="1A6B3B0A" w14:textId="77777777" w:rsidR="00ED34E1" w:rsidRPr="004962B0" w:rsidRDefault="00ED34E1" w:rsidP="094368B2">
      <w:pPr>
        <w:spacing w:before="2" w:after="46" w:line="274" w:lineRule="exact"/>
        <w:ind w:left="1440" w:right="62" w:hanging="1440"/>
        <w:jc w:val="both"/>
        <w:textAlignment w:val="baseline"/>
        <w:rPr>
          <w:rFonts w:ascii="Arial" w:eastAsia="Arial" w:hAnsi="Arial"/>
          <w:b/>
          <w:bCs/>
          <w:color w:val="000000"/>
          <w:spacing w:val="-1"/>
          <w:sz w:val="24"/>
          <w:szCs w:val="24"/>
        </w:rPr>
      </w:pPr>
    </w:p>
    <w:p w14:paraId="1EC49EBD" w14:textId="0023FF49" w:rsidR="00D90B60" w:rsidRPr="004962B0" w:rsidRDefault="00460174" w:rsidP="094368B2">
      <w:pPr>
        <w:spacing w:before="2" w:after="46" w:line="274" w:lineRule="exact"/>
        <w:ind w:left="1440" w:right="62" w:hanging="1440"/>
        <w:jc w:val="both"/>
        <w:textAlignment w:val="baseline"/>
        <w:rPr>
          <w:rFonts w:ascii="Arial" w:eastAsia="Arial" w:hAnsi="Arial"/>
          <w:b/>
          <w:bCs/>
          <w:color w:val="000000"/>
          <w:spacing w:val="-1"/>
          <w:sz w:val="24"/>
          <w:szCs w:val="24"/>
        </w:rPr>
      </w:pPr>
      <w:r w:rsidRPr="094368B2">
        <w:rPr>
          <w:rFonts w:ascii="Arial" w:eastAsia="Arial" w:hAnsi="Arial"/>
          <w:b/>
          <w:bCs/>
          <w:color w:val="000000"/>
          <w:spacing w:val="-1"/>
          <w:sz w:val="24"/>
          <w:szCs w:val="24"/>
        </w:rPr>
        <w:lastRenderedPageBreak/>
        <w:t>Whereas</w:t>
      </w:r>
    </w:p>
    <w:p w14:paraId="780A83A9" w14:textId="77777777" w:rsidR="00D90B60" w:rsidRPr="004962B0" w:rsidRDefault="094368B2" w:rsidP="094368B2">
      <w:pPr>
        <w:numPr>
          <w:ilvl w:val="0"/>
          <w:numId w:val="5"/>
        </w:numPr>
        <w:tabs>
          <w:tab w:val="clear" w:pos="576"/>
          <w:tab w:val="left" w:pos="648"/>
        </w:tabs>
        <w:spacing w:before="24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The Sponsor is a pharmaceutical company involved in the research, development, manufacture and sale of medicines for use in humans;</w:t>
      </w:r>
    </w:p>
    <w:p w14:paraId="4669E3C7" w14:textId="77777777" w:rsidR="004C5EE3" w:rsidRPr="004962B0" w:rsidRDefault="00736E94" w:rsidP="094368B2">
      <w:pPr>
        <w:numPr>
          <w:ilvl w:val="0"/>
          <w:numId w:val="5"/>
        </w:numPr>
        <w:tabs>
          <w:tab w:val="clear" w:pos="576"/>
          <w:tab w:val="left" w:pos="648"/>
        </w:tabs>
        <w:spacing w:before="120" w:line="276" w:lineRule="exact"/>
        <w:ind w:left="648" w:right="62" w:hanging="576"/>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The Clinical Organisation is concerned with the diagnosis, treatment and prevention of disease and clinical research for the improvement of healthcare;</w:t>
      </w:r>
    </w:p>
    <w:p w14:paraId="67542D05" w14:textId="77777777" w:rsidR="00D90B60" w:rsidRPr="004962B0" w:rsidRDefault="094368B2" w:rsidP="094368B2">
      <w:pPr>
        <w:numPr>
          <w:ilvl w:val="0"/>
          <w:numId w:val="5"/>
        </w:numPr>
        <w:tabs>
          <w:tab w:val="clear" w:pos="576"/>
          <w:tab w:val="left" w:pos="648"/>
        </w:tabs>
        <w:spacing w:before="120" w:after="111"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The Sponsor wishes to contract with the Clinical Organisation to undertake a clinical trial;</w:t>
      </w:r>
    </w:p>
    <w:p w14:paraId="5180D623" w14:textId="2B2EB942" w:rsidR="009A0FB9" w:rsidRPr="00843D37" w:rsidRDefault="094368B2" w:rsidP="00843D37">
      <w:pPr>
        <w:numPr>
          <w:ilvl w:val="0"/>
          <w:numId w:val="5"/>
        </w:numPr>
        <w:tabs>
          <w:tab w:val="clear" w:pos="576"/>
          <w:tab w:val="left" w:pos="648"/>
        </w:tabs>
        <w:spacing w:before="120" w:after="111" w:line="276" w:lineRule="exact"/>
        <w:ind w:left="648" w:right="62" w:hanging="576"/>
        <w:jc w:val="both"/>
        <w:textAlignment w:val="baseline"/>
        <w:rPr>
          <w:rFonts w:ascii="Arial" w:eastAsia="Arial" w:hAnsi="Arial"/>
          <w:color w:val="000000"/>
          <w:sz w:val="24"/>
          <w:szCs w:val="24"/>
        </w:rPr>
      </w:pPr>
      <w:r w:rsidRPr="00843D37">
        <w:rPr>
          <w:rFonts w:ascii="Arial" w:eastAsia="Arial" w:hAnsi="Arial"/>
          <w:color w:val="000000" w:themeColor="text1"/>
          <w:sz w:val="24"/>
          <w:szCs w:val="24"/>
        </w:rPr>
        <w:t xml:space="preserve">The Sponsor of the Clinical Trial is </w:t>
      </w:r>
      <w:r w:rsidRPr="094368B2">
        <w:rPr>
          <w:rFonts w:ascii="Arial" w:eastAsia="Arial" w:hAnsi="Arial"/>
          <w:color w:val="000000" w:themeColor="text1"/>
          <w:sz w:val="24"/>
          <w:szCs w:val="24"/>
          <w:highlight w:val="yellow"/>
        </w:rPr>
        <w:t xml:space="preserve">[INSERT FULL COMPANY NAME OF SPONSOR], </w:t>
      </w:r>
      <w:r w:rsidRPr="00843D37">
        <w:rPr>
          <w:rFonts w:ascii="Arial" w:eastAsia="Arial" w:hAnsi="Arial"/>
          <w:color w:val="000000" w:themeColor="text1"/>
          <w:sz w:val="24"/>
          <w:szCs w:val="24"/>
        </w:rPr>
        <w:t xml:space="preserve">and references throughout this Agreement to the Sponsor shall be construed to include reference to </w:t>
      </w:r>
      <w:r w:rsidRPr="094368B2">
        <w:rPr>
          <w:rFonts w:ascii="Arial" w:eastAsia="Arial" w:hAnsi="Arial"/>
          <w:color w:val="000000" w:themeColor="text1"/>
          <w:sz w:val="24"/>
          <w:szCs w:val="24"/>
          <w:highlight w:val="yellow"/>
        </w:rPr>
        <w:t>[INSERT FULL COMPANY NAME OF SPONSOR’</w:t>
      </w:r>
      <w:r w:rsidR="00843D37">
        <w:rPr>
          <w:rFonts w:ascii="Arial" w:eastAsia="Arial" w:hAnsi="Arial"/>
          <w:color w:val="000000" w:themeColor="text1"/>
          <w:sz w:val="24"/>
          <w:szCs w:val="24"/>
          <w:highlight w:val="yellow"/>
        </w:rPr>
        <w:t>S</w:t>
      </w:r>
      <w:r w:rsidRPr="094368B2">
        <w:rPr>
          <w:rFonts w:ascii="Arial" w:eastAsia="Arial" w:hAnsi="Arial"/>
          <w:color w:val="000000" w:themeColor="text1"/>
          <w:sz w:val="24"/>
          <w:szCs w:val="24"/>
          <w:highlight w:val="yellow"/>
        </w:rPr>
        <w:t xml:space="preserve"> AFFILIATE] </w:t>
      </w:r>
      <w:r w:rsidRPr="00843D37">
        <w:rPr>
          <w:rFonts w:ascii="Arial" w:eastAsia="Arial" w:hAnsi="Arial"/>
          <w:color w:val="000000" w:themeColor="text1"/>
          <w:sz w:val="24"/>
          <w:szCs w:val="24"/>
        </w:rPr>
        <w:t xml:space="preserve">as Affiliate empowered by the Sponsor to legally bind the Sponsor to this Agreement and to act on its behalf, in accordance with Appendix </w:t>
      </w:r>
      <w:r w:rsidR="00843D37" w:rsidRPr="00843D37">
        <w:rPr>
          <w:rFonts w:ascii="Arial" w:eastAsia="Arial" w:hAnsi="Arial"/>
          <w:color w:val="000000" w:themeColor="text1"/>
          <w:sz w:val="24"/>
          <w:szCs w:val="24"/>
        </w:rPr>
        <w:t>6</w:t>
      </w:r>
      <w:r w:rsidRPr="00843D37">
        <w:rPr>
          <w:rFonts w:ascii="Arial" w:eastAsia="Arial" w:hAnsi="Arial"/>
          <w:color w:val="000000" w:themeColor="text1"/>
          <w:sz w:val="24"/>
          <w:szCs w:val="24"/>
        </w:rPr>
        <w:t>;</w:t>
      </w:r>
    </w:p>
    <w:p w14:paraId="6656B829" w14:textId="22FCDB87" w:rsidR="00577A81" w:rsidRPr="00843D37" w:rsidRDefault="094368B2" w:rsidP="00843D37">
      <w:pPr>
        <w:numPr>
          <w:ilvl w:val="0"/>
          <w:numId w:val="5"/>
        </w:numPr>
        <w:tabs>
          <w:tab w:val="clear" w:pos="576"/>
          <w:tab w:val="left" w:pos="648"/>
        </w:tabs>
        <w:spacing w:before="120" w:after="111" w:line="276" w:lineRule="exact"/>
        <w:ind w:left="648" w:right="62" w:hanging="576"/>
        <w:jc w:val="both"/>
        <w:textAlignment w:val="baseline"/>
        <w:rPr>
          <w:rFonts w:ascii="Arial" w:eastAsia="Arial" w:hAnsi="Arial"/>
          <w:color w:val="000000"/>
          <w:sz w:val="24"/>
          <w:szCs w:val="24"/>
        </w:rPr>
      </w:pPr>
      <w:r w:rsidRPr="00843D37">
        <w:rPr>
          <w:rFonts w:ascii="Arial" w:eastAsia="Arial" w:hAnsi="Arial"/>
          <w:color w:val="000000" w:themeColor="text1"/>
          <w:sz w:val="24"/>
          <w:szCs w:val="24"/>
        </w:rPr>
        <w:t>The Sponsor, not being established in the EU has appointed [</w:t>
      </w:r>
      <w:r w:rsidRPr="094368B2">
        <w:rPr>
          <w:rFonts w:ascii="Arial" w:eastAsia="Arial" w:hAnsi="Arial"/>
          <w:color w:val="000000" w:themeColor="text1"/>
          <w:sz w:val="24"/>
          <w:szCs w:val="24"/>
          <w:highlight w:val="yellow"/>
        </w:rPr>
        <w:t xml:space="preserve">INSERT LEGAL REPRESENTATIVE NAME] </w:t>
      </w:r>
      <w:r w:rsidRPr="00843D37">
        <w:rPr>
          <w:rFonts w:ascii="Arial" w:eastAsia="Arial" w:hAnsi="Arial"/>
          <w:color w:val="000000" w:themeColor="text1"/>
          <w:sz w:val="24"/>
          <w:szCs w:val="24"/>
        </w:rPr>
        <w:t xml:space="preserve">with its registered office at </w:t>
      </w:r>
      <w:r w:rsidRPr="094368B2">
        <w:rPr>
          <w:rFonts w:ascii="Arial" w:eastAsia="Arial" w:hAnsi="Arial"/>
          <w:color w:val="000000" w:themeColor="text1"/>
          <w:sz w:val="24"/>
          <w:szCs w:val="24"/>
          <w:highlight w:val="yellow"/>
        </w:rPr>
        <w:t>[</w:t>
      </w:r>
      <w:r w:rsidR="00CA0CBF" w:rsidRPr="094368B2">
        <w:rPr>
          <w:rFonts w:ascii="Arial" w:eastAsia="Arial" w:hAnsi="Arial"/>
          <w:color w:val="000000" w:themeColor="text1"/>
          <w:sz w:val="24"/>
          <w:szCs w:val="24"/>
          <w:highlight w:val="yellow"/>
        </w:rPr>
        <w:t>INSERT DETAILS</w:t>
      </w:r>
      <w:r w:rsidR="00CA0CBF" w:rsidRPr="00843D37">
        <w:rPr>
          <w:rFonts w:ascii="Arial" w:eastAsia="Arial" w:hAnsi="Arial"/>
          <w:color w:val="000000" w:themeColor="text1"/>
          <w:sz w:val="24"/>
          <w:szCs w:val="24"/>
        </w:rPr>
        <w:t xml:space="preserve">] </w:t>
      </w:r>
      <w:r w:rsidRPr="00843D37">
        <w:rPr>
          <w:rFonts w:ascii="Arial" w:eastAsia="Arial" w:hAnsi="Arial"/>
          <w:color w:val="000000" w:themeColor="text1"/>
          <w:sz w:val="24"/>
          <w:szCs w:val="24"/>
        </w:rPr>
        <w:t>as its legal representative in the EU</w:t>
      </w:r>
    </w:p>
    <w:p w14:paraId="27E3F322" w14:textId="77777777" w:rsidR="00D90B60" w:rsidRPr="004962B0" w:rsidRDefault="094368B2" w:rsidP="094368B2">
      <w:pPr>
        <w:spacing w:line="273"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It is therefore, agreed that the following terms and conditions shall apply to the conduct of the Clinical Trial (as further defined below):</w:t>
      </w:r>
    </w:p>
    <w:p w14:paraId="6EF32AF4" w14:textId="77777777" w:rsidR="00D90B60" w:rsidRPr="004962B0" w:rsidRDefault="00736E94" w:rsidP="094368B2">
      <w:pPr>
        <w:spacing w:before="367" w:line="366" w:lineRule="exact"/>
        <w:ind w:left="72" w:right="62"/>
        <w:jc w:val="both"/>
        <w:textAlignment w:val="baseline"/>
        <w:rPr>
          <w:rFonts w:ascii="Arial" w:eastAsia="Arial" w:hAnsi="Arial"/>
          <w:b/>
          <w:bCs/>
          <w:color w:val="002F86"/>
          <w:spacing w:val="11"/>
          <w:sz w:val="32"/>
          <w:szCs w:val="32"/>
        </w:rPr>
      </w:pPr>
      <w:r w:rsidRPr="094368B2">
        <w:rPr>
          <w:rFonts w:ascii="Arial" w:eastAsia="Arial" w:hAnsi="Arial"/>
          <w:b/>
          <w:bCs/>
          <w:color w:val="002F86"/>
          <w:spacing w:val="11"/>
          <w:sz w:val="32"/>
          <w:szCs w:val="32"/>
        </w:rPr>
        <w:t>1. Definitions</w:t>
      </w:r>
    </w:p>
    <w:p w14:paraId="01C3B70C" w14:textId="77777777" w:rsidR="00D90B60" w:rsidRDefault="094368B2" w:rsidP="094368B2">
      <w:pPr>
        <w:tabs>
          <w:tab w:val="left" w:pos="648"/>
        </w:tabs>
        <w:spacing w:before="235" w:line="276"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1.1</w:t>
      </w:r>
      <w:r w:rsidR="00736E94">
        <w:tab/>
      </w:r>
      <w:r w:rsidRPr="094368B2">
        <w:rPr>
          <w:rFonts w:ascii="Arial" w:eastAsia="Arial" w:hAnsi="Arial"/>
          <w:color w:val="000000" w:themeColor="text1"/>
          <w:sz w:val="24"/>
          <w:szCs w:val="24"/>
        </w:rPr>
        <w:t>In this Agreement, the following words shall have the following meanings:</w:t>
      </w:r>
    </w:p>
    <w:p w14:paraId="4C520A1F" w14:textId="77777777" w:rsidR="00231E57" w:rsidRPr="004962B0" w:rsidRDefault="00231E57" w:rsidP="00843D37">
      <w:pPr>
        <w:tabs>
          <w:tab w:val="left" w:pos="648"/>
        </w:tabs>
        <w:spacing w:before="235" w:line="276" w:lineRule="exact"/>
        <w:ind w:right="62"/>
        <w:jc w:val="both"/>
        <w:textAlignment w:val="baseline"/>
        <w:rPr>
          <w:rFonts w:ascii="Arial" w:eastAsia="Arial" w:hAnsi="Arial"/>
          <w:color w:val="000000"/>
          <w:sz w:val="24"/>
          <w:szCs w:val="24"/>
        </w:rPr>
      </w:pPr>
    </w:p>
    <w:p w14:paraId="025B1B0A" w14:textId="77777777" w:rsidR="009C1F08" w:rsidRPr="004962B0" w:rsidRDefault="094368B2" w:rsidP="094368B2">
      <w:pPr>
        <w:pStyle w:val="ListParagraph"/>
        <w:numPr>
          <w:ilvl w:val="0"/>
          <w:numId w:val="29"/>
        </w:numPr>
        <w:tabs>
          <w:tab w:val="left" w:pos="648"/>
        </w:tabs>
        <w:spacing w:before="3" w:line="276" w:lineRule="exact"/>
        <w:ind w:left="981" w:right="62" w:hanging="357"/>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Adequacy Decision</w:t>
      </w:r>
    </w:p>
    <w:p w14:paraId="7C28F598" w14:textId="77777777" w:rsidR="009C1F08" w:rsidRPr="00A5578B" w:rsidRDefault="094368B2" w:rsidP="094368B2">
      <w:pPr>
        <w:pStyle w:val="ListParagraph"/>
        <w:tabs>
          <w:tab w:val="left" w:pos="648"/>
        </w:tabs>
        <w:spacing w:before="3" w:line="276" w:lineRule="exact"/>
        <w:ind w:left="981"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means a decision adopted by the European Commission that a relevant third country, territory or one or more specified sectors within such third country or international organisation ensures an adequate level of data protection within the meaning of Article 45 of the GDPR;</w:t>
      </w:r>
    </w:p>
    <w:p w14:paraId="4A62B371" w14:textId="77777777" w:rsidR="00231E57" w:rsidRPr="004962B0" w:rsidRDefault="00231E57" w:rsidP="094368B2">
      <w:pPr>
        <w:pStyle w:val="ListParagraph"/>
        <w:tabs>
          <w:tab w:val="left" w:pos="648"/>
        </w:tabs>
        <w:spacing w:before="3" w:line="276" w:lineRule="exact"/>
        <w:ind w:left="981" w:right="62"/>
        <w:jc w:val="both"/>
        <w:textAlignment w:val="baseline"/>
        <w:rPr>
          <w:rFonts w:ascii="Arial" w:eastAsia="Arial" w:hAnsi="Arial"/>
          <w:color w:val="000000"/>
          <w:sz w:val="24"/>
          <w:szCs w:val="24"/>
        </w:rPr>
      </w:pPr>
    </w:p>
    <w:p w14:paraId="478AE41F" w14:textId="77777777" w:rsidR="00D90B60" w:rsidRPr="004962B0" w:rsidRDefault="00736E94" w:rsidP="094368B2">
      <w:pPr>
        <w:numPr>
          <w:ilvl w:val="0"/>
          <w:numId w:val="6"/>
        </w:numPr>
        <w:tabs>
          <w:tab w:val="clear" w:pos="360"/>
          <w:tab w:val="left" w:pos="1008"/>
        </w:tabs>
        <w:spacing w:before="3" w:line="300" w:lineRule="exact"/>
        <w:ind w:left="648" w:right="62"/>
        <w:jc w:val="both"/>
        <w:textAlignment w:val="baseline"/>
        <w:rPr>
          <w:rFonts w:ascii="Arial" w:eastAsia="Arial" w:hAnsi="Arial"/>
          <w:b/>
          <w:bCs/>
          <w:color w:val="000000"/>
          <w:spacing w:val="-2"/>
          <w:sz w:val="24"/>
          <w:szCs w:val="24"/>
        </w:rPr>
      </w:pPr>
      <w:r w:rsidRPr="094368B2">
        <w:rPr>
          <w:rFonts w:ascii="Arial" w:eastAsia="Arial" w:hAnsi="Arial"/>
          <w:b/>
          <w:bCs/>
          <w:color w:val="000000"/>
          <w:spacing w:val="-2"/>
          <w:sz w:val="24"/>
          <w:szCs w:val="24"/>
        </w:rPr>
        <w:t>Affiliate</w:t>
      </w:r>
    </w:p>
    <w:p w14:paraId="365E4C95" w14:textId="77777777" w:rsidR="00D90B60" w:rsidRDefault="094368B2" w:rsidP="094368B2">
      <w:pPr>
        <w:spacing w:before="3" w:line="274"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any business entity that controls, is controlled by or is under the common control with the Sponsor, save where there are contractual arrangements in place to exclude such affiliate. For the purposes of this definition, a business entity </w:t>
      </w:r>
      <w:proofErr w:type="gramStart"/>
      <w:r w:rsidRPr="094368B2">
        <w:rPr>
          <w:rFonts w:ascii="Arial" w:eastAsia="Arial" w:hAnsi="Arial"/>
          <w:color w:val="000000" w:themeColor="text1"/>
          <w:sz w:val="24"/>
          <w:szCs w:val="24"/>
        </w:rPr>
        <w:t>shall be deemed</w:t>
      </w:r>
      <w:proofErr w:type="gramEnd"/>
      <w:r w:rsidRPr="094368B2">
        <w:rPr>
          <w:rFonts w:ascii="Arial" w:eastAsia="Arial" w:hAnsi="Arial"/>
          <w:color w:val="000000" w:themeColor="text1"/>
          <w:sz w:val="24"/>
          <w:szCs w:val="24"/>
        </w:rPr>
        <w:t xml:space="preserve"> to control another business entity if it owns, directly or indirectly, in excess of 50% of the voting interest in such business entity or the power to direct the management of such business entity;</w:t>
      </w:r>
    </w:p>
    <w:p w14:paraId="31B601CD" w14:textId="77777777" w:rsidR="00231E57" w:rsidRPr="004962B0" w:rsidRDefault="00231E57" w:rsidP="094368B2">
      <w:pPr>
        <w:spacing w:before="3" w:line="275" w:lineRule="exact"/>
        <w:ind w:left="1008" w:right="62"/>
        <w:jc w:val="both"/>
        <w:textAlignment w:val="baseline"/>
        <w:rPr>
          <w:rFonts w:ascii="Arial" w:eastAsia="Arial" w:hAnsi="Arial"/>
          <w:color w:val="000000"/>
          <w:sz w:val="24"/>
          <w:szCs w:val="24"/>
        </w:rPr>
      </w:pPr>
    </w:p>
    <w:p w14:paraId="2E6FE978" w14:textId="77777777" w:rsidR="00D90B60" w:rsidRPr="004962B0" w:rsidRDefault="00736E94" w:rsidP="094368B2">
      <w:pPr>
        <w:numPr>
          <w:ilvl w:val="0"/>
          <w:numId w:val="6"/>
        </w:numPr>
        <w:tabs>
          <w:tab w:val="clear" w:pos="360"/>
          <w:tab w:val="left" w:pos="1008"/>
        </w:tabs>
        <w:spacing w:before="3" w:line="300" w:lineRule="exact"/>
        <w:ind w:left="648" w:right="62"/>
        <w:jc w:val="both"/>
        <w:textAlignment w:val="baseline"/>
        <w:rPr>
          <w:rFonts w:ascii="Arial" w:eastAsia="Arial" w:hAnsi="Arial"/>
          <w:b/>
          <w:bCs/>
          <w:color w:val="000000"/>
          <w:spacing w:val="-2"/>
          <w:sz w:val="24"/>
          <w:szCs w:val="24"/>
        </w:rPr>
      </w:pPr>
      <w:r w:rsidRPr="094368B2">
        <w:rPr>
          <w:rFonts w:ascii="Arial" w:eastAsia="Arial" w:hAnsi="Arial"/>
          <w:b/>
          <w:bCs/>
          <w:color w:val="000000"/>
          <w:spacing w:val="-2"/>
          <w:sz w:val="24"/>
          <w:szCs w:val="24"/>
        </w:rPr>
        <w:t>Agent</w:t>
      </w:r>
    </w:p>
    <w:p w14:paraId="72A13F36" w14:textId="07CE12AA" w:rsidR="00231E57" w:rsidRPr="004962B0" w:rsidRDefault="00736E94" w:rsidP="008F71F3">
      <w:pPr>
        <w:spacing w:before="3" w:line="275" w:lineRule="exact"/>
        <w:ind w:left="1008" w:right="62"/>
        <w:jc w:val="both"/>
        <w:textAlignment w:val="baseline"/>
        <w:rPr>
          <w:rFonts w:ascii="Arial" w:eastAsia="Arial" w:hAnsi="Arial"/>
          <w:color w:val="000000"/>
          <w:spacing w:val="-1"/>
          <w:sz w:val="24"/>
          <w:szCs w:val="24"/>
        </w:rPr>
      </w:pPr>
      <w:proofErr w:type="gramStart"/>
      <w:r w:rsidRPr="094368B2">
        <w:rPr>
          <w:rFonts w:ascii="Arial" w:eastAsia="Arial" w:hAnsi="Arial"/>
          <w:color w:val="000000"/>
          <w:spacing w:val="-1"/>
          <w:sz w:val="24"/>
          <w:szCs w:val="24"/>
        </w:rPr>
        <w:t>means</w:t>
      </w:r>
      <w:proofErr w:type="gramEnd"/>
      <w:r w:rsidRPr="094368B2">
        <w:rPr>
          <w:rFonts w:ascii="Arial" w:eastAsia="Arial" w:hAnsi="Arial"/>
          <w:color w:val="000000"/>
          <w:spacing w:val="-1"/>
          <w:sz w:val="24"/>
          <w:szCs w:val="24"/>
        </w:rPr>
        <w:t xml:space="preserve"> any contracted third-party providing services to the Sponsor</w:t>
      </w:r>
      <w:r w:rsidR="008D630F" w:rsidRPr="094368B2">
        <w:rPr>
          <w:rFonts w:ascii="Arial" w:eastAsia="Arial" w:hAnsi="Arial"/>
          <w:color w:val="000000"/>
          <w:spacing w:val="-1"/>
          <w:sz w:val="24"/>
          <w:szCs w:val="24"/>
        </w:rPr>
        <w:t xml:space="preserve"> </w:t>
      </w:r>
      <w:r w:rsidRPr="094368B2">
        <w:rPr>
          <w:rFonts w:ascii="Arial" w:eastAsia="Arial" w:hAnsi="Arial"/>
          <w:color w:val="000000"/>
          <w:spacing w:val="-1"/>
          <w:sz w:val="24"/>
          <w:szCs w:val="24"/>
        </w:rPr>
        <w:t xml:space="preserve">under a contract </w:t>
      </w:r>
      <w:r w:rsidR="000E38B2" w:rsidRPr="094368B2">
        <w:rPr>
          <w:rFonts w:ascii="Arial" w:eastAsia="Arial" w:hAnsi="Arial"/>
          <w:color w:val="000000"/>
          <w:spacing w:val="-1"/>
          <w:sz w:val="24"/>
          <w:szCs w:val="24"/>
        </w:rPr>
        <w:t>for services or otherwise</w:t>
      </w:r>
      <w:r w:rsidR="00806A1F" w:rsidRPr="094368B2">
        <w:rPr>
          <w:rFonts w:ascii="Arial" w:eastAsia="Arial" w:hAnsi="Arial"/>
          <w:color w:val="000000"/>
          <w:spacing w:val="-1"/>
          <w:sz w:val="24"/>
          <w:szCs w:val="24"/>
        </w:rPr>
        <w:t>;</w:t>
      </w:r>
    </w:p>
    <w:p w14:paraId="58EB9AAD" w14:textId="77777777" w:rsidR="003B4612" w:rsidRDefault="003B4612" w:rsidP="003B4612">
      <w:pPr>
        <w:keepNext/>
        <w:tabs>
          <w:tab w:val="left" w:pos="360"/>
          <w:tab w:val="left" w:pos="1008"/>
        </w:tabs>
        <w:spacing w:before="3" w:line="299" w:lineRule="exact"/>
        <w:ind w:left="648" w:right="62"/>
        <w:jc w:val="both"/>
        <w:textAlignment w:val="baseline"/>
        <w:rPr>
          <w:rFonts w:ascii="Arial" w:eastAsia="Arial" w:hAnsi="Arial"/>
          <w:b/>
          <w:bCs/>
          <w:color w:val="000000"/>
          <w:spacing w:val="-1"/>
          <w:sz w:val="24"/>
          <w:szCs w:val="24"/>
        </w:rPr>
      </w:pPr>
    </w:p>
    <w:p w14:paraId="2F02F859" w14:textId="6470DD6D" w:rsidR="00D90B60" w:rsidRPr="004962B0" w:rsidRDefault="00736E94" w:rsidP="0034436A">
      <w:pPr>
        <w:keepNext/>
        <w:numPr>
          <w:ilvl w:val="0"/>
          <w:numId w:val="6"/>
        </w:numPr>
        <w:tabs>
          <w:tab w:val="clear" w:pos="360"/>
          <w:tab w:val="left" w:pos="1008"/>
        </w:tabs>
        <w:spacing w:before="3" w:line="299" w:lineRule="exact"/>
        <w:ind w:left="648" w:right="62"/>
        <w:jc w:val="both"/>
        <w:textAlignment w:val="baseline"/>
        <w:rPr>
          <w:rFonts w:ascii="Arial" w:eastAsia="Arial" w:hAnsi="Arial"/>
          <w:b/>
          <w:bCs/>
          <w:color w:val="000000"/>
          <w:spacing w:val="-1"/>
          <w:sz w:val="24"/>
          <w:szCs w:val="24"/>
        </w:rPr>
      </w:pPr>
      <w:r w:rsidRPr="094368B2">
        <w:rPr>
          <w:rFonts w:ascii="Arial" w:eastAsia="Arial" w:hAnsi="Arial"/>
          <w:b/>
          <w:bCs/>
          <w:color w:val="000000"/>
          <w:spacing w:val="-1"/>
          <w:sz w:val="24"/>
          <w:szCs w:val="24"/>
        </w:rPr>
        <w:t>Agreement</w:t>
      </w:r>
    </w:p>
    <w:p w14:paraId="1FFE4061" w14:textId="16F6B609" w:rsidR="006B6100" w:rsidRPr="004962B0" w:rsidRDefault="094368B2" w:rsidP="0034436A">
      <w:pPr>
        <w:keepNext/>
        <w:spacing w:before="3" w:line="274"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this agreement comprising its clauses, schedules and any appendices attached to it and any amendments made thereto in accordance with Clause 17.2;</w:t>
      </w:r>
    </w:p>
    <w:p w14:paraId="77F89F1A" w14:textId="77777777" w:rsidR="00ED34E1" w:rsidRPr="004962B0" w:rsidRDefault="00ED34E1" w:rsidP="094368B2">
      <w:pPr>
        <w:spacing w:before="3" w:line="274" w:lineRule="exact"/>
        <w:ind w:left="1008" w:right="62"/>
        <w:jc w:val="both"/>
        <w:textAlignment w:val="baseline"/>
        <w:rPr>
          <w:rFonts w:ascii="Arial" w:eastAsia="Arial" w:hAnsi="Arial"/>
          <w:color w:val="000000"/>
          <w:sz w:val="24"/>
          <w:szCs w:val="24"/>
        </w:rPr>
      </w:pPr>
    </w:p>
    <w:p w14:paraId="17FCAECB" w14:textId="77777777" w:rsidR="001B1618" w:rsidRPr="004962B0" w:rsidRDefault="094368B2" w:rsidP="094368B2">
      <w:pPr>
        <w:pStyle w:val="ListParagraph"/>
        <w:numPr>
          <w:ilvl w:val="0"/>
          <w:numId w:val="29"/>
        </w:numPr>
        <w:spacing w:before="3" w:line="274" w:lineRule="exact"/>
        <w:ind w:left="981" w:right="62" w:hanging="357"/>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lastRenderedPageBreak/>
        <w:t>Appropriate Safeguards</w:t>
      </w:r>
    </w:p>
    <w:p w14:paraId="53CA6F72" w14:textId="77777777" w:rsidR="001B1618" w:rsidRDefault="094368B2" w:rsidP="094368B2">
      <w:pPr>
        <w:pStyle w:val="ListParagraph"/>
        <w:spacing w:before="3" w:line="274" w:lineRule="exact"/>
        <w:ind w:left="981"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such legally enforceable mechanism(s) for transfers of Personal Data as may be permitted under the Data Protection Laws and Guidance, including but not limited to Art 46 GDPR;</w:t>
      </w:r>
    </w:p>
    <w:p w14:paraId="1822501E" w14:textId="77777777" w:rsidR="00231E57" w:rsidRPr="004962B0" w:rsidRDefault="00231E57" w:rsidP="094368B2">
      <w:pPr>
        <w:pStyle w:val="ListParagraph"/>
        <w:spacing w:before="3" w:line="274" w:lineRule="exact"/>
        <w:ind w:left="981" w:right="62"/>
        <w:jc w:val="both"/>
        <w:textAlignment w:val="baseline"/>
        <w:rPr>
          <w:rFonts w:ascii="Arial" w:eastAsia="Arial" w:hAnsi="Arial"/>
          <w:color w:val="000000"/>
          <w:sz w:val="24"/>
          <w:szCs w:val="24"/>
        </w:rPr>
      </w:pPr>
    </w:p>
    <w:p w14:paraId="7768515B" w14:textId="77777777" w:rsidR="00D90B60" w:rsidRPr="004962B0" w:rsidRDefault="00736E94" w:rsidP="094368B2">
      <w:pPr>
        <w:numPr>
          <w:ilvl w:val="0"/>
          <w:numId w:val="6"/>
        </w:numPr>
        <w:tabs>
          <w:tab w:val="clear" w:pos="360"/>
          <w:tab w:val="left" w:pos="1008"/>
        </w:tabs>
        <w:spacing w:before="3" w:line="300" w:lineRule="exact"/>
        <w:ind w:left="648" w:right="62"/>
        <w:jc w:val="both"/>
        <w:textAlignment w:val="baseline"/>
        <w:rPr>
          <w:rFonts w:ascii="Arial" w:eastAsia="Arial" w:hAnsi="Arial"/>
          <w:b/>
          <w:bCs/>
          <w:color w:val="000000"/>
          <w:spacing w:val="-1"/>
          <w:sz w:val="24"/>
          <w:szCs w:val="24"/>
        </w:rPr>
      </w:pPr>
      <w:r w:rsidRPr="094368B2">
        <w:rPr>
          <w:rFonts w:ascii="Arial" w:eastAsia="Arial" w:hAnsi="Arial"/>
          <w:b/>
          <w:bCs/>
          <w:color w:val="000000"/>
          <w:spacing w:val="-1"/>
          <w:sz w:val="24"/>
          <w:szCs w:val="24"/>
        </w:rPr>
        <w:t>Auditor</w:t>
      </w:r>
    </w:p>
    <w:p w14:paraId="780614AE" w14:textId="00053E15" w:rsidR="00D90B60" w:rsidRDefault="00736E94" w:rsidP="094368B2">
      <w:pPr>
        <w:spacing w:before="3" w:line="274"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spacing w:val="-1"/>
          <w:sz w:val="24"/>
          <w:szCs w:val="24"/>
        </w:rPr>
        <w:t>means a person being a representative of the Sponsor, or Affiliate, who is authorised to carry out a systematic review and independent examination of Clinical Trial related activities and documents to determine whether the evaluated Clinical Trial related activities were conducted, and the data were</w:t>
      </w:r>
      <w:r w:rsidR="001B1618" w:rsidRPr="004962B0">
        <w:t xml:space="preserve"> </w:t>
      </w:r>
      <w:r w:rsidR="00460174" w:rsidRPr="094368B2">
        <w:rPr>
          <w:rFonts w:ascii="Arial" w:eastAsia="Arial" w:hAnsi="Arial"/>
          <w:color w:val="000000"/>
          <w:sz w:val="24"/>
          <w:szCs w:val="24"/>
        </w:rPr>
        <w:t>recorded, analysed and accurately reported, according to the Protocol, ICH-GCP, GMP, GVP and the applicable regulatory requirements;</w:t>
      </w:r>
      <w:proofErr w:type="gramEnd"/>
    </w:p>
    <w:p w14:paraId="1C544489" w14:textId="77777777" w:rsidR="00231E57" w:rsidRPr="004962B0" w:rsidRDefault="00231E57" w:rsidP="094368B2">
      <w:pPr>
        <w:spacing w:before="3" w:line="274" w:lineRule="exact"/>
        <w:ind w:left="1008" w:right="62"/>
        <w:jc w:val="both"/>
        <w:textAlignment w:val="baseline"/>
        <w:rPr>
          <w:rFonts w:ascii="Arial" w:eastAsia="Arial" w:hAnsi="Arial"/>
          <w:color w:val="000000"/>
          <w:sz w:val="24"/>
          <w:szCs w:val="24"/>
        </w:rPr>
      </w:pPr>
    </w:p>
    <w:p w14:paraId="67D5EFD8" w14:textId="77777777" w:rsidR="00D90B60" w:rsidRPr="004962B0" w:rsidRDefault="00736E94" w:rsidP="094368B2">
      <w:pPr>
        <w:numPr>
          <w:ilvl w:val="0"/>
          <w:numId w:val="6"/>
        </w:numPr>
        <w:tabs>
          <w:tab w:val="clear" w:pos="360"/>
          <w:tab w:val="left" w:pos="1008"/>
        </w:tabs>
        <w:spacing w:before="3" w:line="300" w:lineRule="exact"/>
        <w:ind w:left="648" w:right="62"/>
        <w:jc w:val="both"/>
        <w:textAlignment w:val="baseline"/>
        <w:rPr>
          <w:rFonts w:ascii="Arial" w:eastAsia="Arial" w:hAnsi="Arial"/>
          <w:b/>
          <w:bCs/>
          <w:color w:val="000000"/>
          <w:spacing w:val="-1"/>
          <w:sz w:val="24"/>
          <w:szCs w:val="24"/>
        </w:rPr>
      </w:pPr>
      <w:r w:rsidRPr="094368B2">
        <w:rPr>
          <w:rFonts w:ascii="Arial" w:eastAsia="Arial" w:hAnsi="Arial"/>
          <w:b/>
          <w:bCs/>
          <w:color w:val="000000"/>
          <w:spacing w:val="-1"/>
          <w:sz w:val="24"/>
          <w:szCs w:val="24"/>
        </w:rPr>
        <w:t>Clinical Trial</w:t>
      </w:r>
    </w:p>
    <w:p w14:paraId="155F1487" w14:textId="77777777" w:rsidR="00D90B60" w:rsidRPr="00A5578B" w:rsidRDefault="00736E94" w:rsidP="094368B2">
      <w:pPr>
        <w:spacing w:before="3" w:line="274"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sz w:val="24"/>
          <w:szCs w:val="24"/>
        </w:rPr>
        <w:t>means</w:t>
      </w:r>
      <w:proofErr w:type="gramEnd"/>
      <w:r w:rsidRPr="094368B2">
        <w:rPr>
          <w:rFonts w:ascii="Arial" w:eastAsia="Arial" w:hAnsi="Arial"/>
          <w:color w:val="000000"/>
          <w:sz w:val="24"/>
          <w:szCs w:val="24"/>
        </w:rPr>
        <w:t xml:space="preserve"> the investigation to be conducted at the Site in accordance with the</w:t>
      </w:r>
      <w:r w:rsidR="00A5578B" w:rsidRPr="094368B2">
        <w:rPr>
          <w:rFonts w:ascii="Arial" w:eastAsia="Arial" w:hAnsi="Arial"/>
          <w:color w:val="000000"/>
          <w:sz w:val="24"/>
          <w:szCs w:val="24"/>
        </w:rPr>
        <w:t xml:space="preserve"> </w:t>
      </w:r>
      <w:r w:rsidRPr="094368B2">
        <w:rPr>
          <w:rFonts w:ascii="Arial" w:eastAsia="Arial" w:hAnsi="Arial"/>
          <w:color w:val="000000"/>
          <w:spacing w:val="-2"/>
          <w:sz w:val="24"/>
          <w:szCs w:val="24"/>
        </w:rPr>
        <w:t>Protocol;</w:t>
      </w:r>
    </w:p>
    <w:p w14:paraId="7BA33776" w14:textId="77777777" w:rsidR="00231E57" w:rsidRPr="004962B0" w:rsidRDefault="00231E57" w:rsidP="094368B2">
      <w:pPr>
        <w:spacing w:before="3" w:line="273" w:lineRule="exact"/>
        <w:ind w:left="1008" w:right="62"/>
        <w:jc w:val="both"/>
        <w:textAlignment w:val="baseline"/>
        <w:rPr>
          <w:rFonts w:ascii="Arial" w:eastAsia="Arial" w:hAnsi="Arial"/>
          <w:color w:val="000000"/>
          <w:spacing w:val="-2"/>
          <w:sz w:val="24"/>
          <w:szCs w:val="24"/>
        </w:rPr>
      </w:pPr>
    </w:p>
    <w:p w14:paraId="3F93A174" w14:textId="77777777" w:rsidR="00D90B60" w:rsidRPr="004962B0" w:rsidRDefault="094368B2" w:rsidP="094368B2">
      <w:pPr>
        <w:numPr>
          <w:ilvl w:val="0"/>
          <w:numId w:val="6"/>
        </w:numPr>
        <w:tabs>
          <w:tab w:val="clear" w:pos="360"/>
          <w:tab w:val="left" w:pos="1008"/>
        </w:tabs>
        <w:spacing w:before="3" w:line="299"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Clinical Trial Authorisation</w:t>
      </w:r>
    </w:p>
    <w:p w14:paraId="1DA5B516" w14:textId="20F7CBC0" w:rsidR="00D90B60" w:rsidRPr="004962B0" w:rsidRDefault="094368B2" w:rsidP="2D24E174">
      <w:pPr>
        <w:spacing w:before="3" w:line="274" w:lineRule="exact"/>
        <w:ind w:left="10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means the authorisation of the Clinical Trial in accordance with the European Communities (Clinical Trials on Medicinal Products for Human Use) Regulations, 2004 SI No 190 of 2004 or the EU Clinical Trials Regulation, as applicable;</w:t>
      </w:r>
    </w:p>
    <w:p w14:paraId="7920CD94" w14:textId="77777777" w:rsidR="00056B9A" w:rsidRPr="004962B0" w:rsidRDefault="00056B9A" w:rsidP="094368B2">
      <w:pPr>
        <w:spacing w:before="3" w:line="274" w:lineRule="exact"/>
        <w:ind w:left="1008" w:right="62"/>
        <w:jc w:val="both"/>
        <w:textAlignment w:val="baseline"/>
        <w:rPr>
          <w:rFonts w:ascii="Arial" w:eastAsia="Arial" w:hAnsi="Arial"/>
          <w:color w:val="000000"/>
          <w:sz w:val="24"/>
          <w:szCs w:val="24"/>
        </w:rPr>
      </w:pPr>
    </w:p>
    <w:p w14:paraId="7A7B96A1" w14:textId="77777777" w:rsidR="00056B9A" w:rsidRPr="004962B0" w:rsidRDefault="094368B2" w:rsidP="094368B2">
      <w:pPr>
        <w:pStyle w:val="ListParagraph"/>
        <w:numPr>
          <w:ilvl w:val="0"/>
          <w:numId w:val="29"/>
        </w:numPr>
        <w:spacing w:before="3" w:line="274" w:lineRule="exact"/>
        <w:ind w:left="1037" w:right="62" w:hanging="357"/>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 xml:space="preserve">Clinical Trial Data </w:t>
      </w:r>
    </w:p>
    <w:p w14:paraId="724EA608" w14:textId="77777777" w:rsidR="00056B9A" w:rsidRDefault="094368B2" w:rsidP="094368B2">
      <w:pPr>
        <w:pStyle w:val="ListParagraph"/>
        <w:spacing w:before="3" w:line="274" w:lineRule="exact"/>
        <w:ind w:left="1037"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shall include all forms and reports relating to the Clinical Trial including raw data, case report forms (or their equivalent) or electronic data records as well as any other documents or materials including X-ray, MRI, or other types of medical images, CG, EEG or other types of tracings or printouts or data summaries created for the purposes of the Clinical Trial and this Agreement and shall exclude Medical Records.</w:t>
      </w:r>
      <w:proofErr w:type="gramEnd"/>
      <w:r w:rsidRPr="094368B2">
        <w:rPr>
          <w:rFonts w:ascii="Arial" w:eastAsia="Arial" w:hAnsi="Arial"/>
          <w:color w:val="000000" w:themeColor="text1"/>
          <w:sz w:val="24"/>
          <w:szCs w:val="24"/>
        </w:rPr>
        <w:t xml:space="preserve"> The definition of Clinical Trial Data includes Clinical Trial Subject Personal Data processed for the conduct of the Clinical Trial</w:t>
      </w:r>
      <w:proofErr w:type="gramStart"/>
      <w:r w:rsidRPr="094368B2">
        <w:rPr>
          <w:rFonts w:ascii="Arial" w:eastAsia="Arial" w:hAnsi="Arial"/>
          <w:color w:val="000000" w:themeColor="text1"/>
          <w:sz w:val="24"/>
          <w:szCs w:val="24"/>
        </w:rPr>
        <w:t>;</w:t>
      </w:r>
      <w:proofErr w:type="gramEnd"/>
      <w:r w:rsidRPr="094368B2">
        <w:rPr>
          <w:rFonts w:ascii="Arial" w:eastAsia="Arial" w:hAnsi="Arial"/>
          <w:color w:val="000000" w:themeColor="text1"/>
          <w:sz w:val="24"/>
          <w:szCs w:val="24"/>
        </w:rPr>
        <w:t xml:space="preserve">  </w:t>
      </w:r>
    </w:p>
    <w:p w14:paraId="4E447160" w14:textId="77777777" w:rsidR="00231E57" w:rsidRPr="004962B0" w:rsidRDefault="00231E57" w:rsidP="094368B2">
      <w:pPr>
        <w:pStyle w:val="ListParagraph"/>
        <w:spacing w:before="3" w:line="274" w:lineRule="exact"/>
        <w:ind w:left="1037" w:right="62"/>
        <w:jc w:val="both"/>
        <w:textAlignment w:val="baseline"/>
        <w:rPr>
          <w:rFonts w:ascii="Arial" w:eastAsia="Arial" w:hAnsi="Arial"/>
          <w:color w:val="000000"/>
          <w:sz w:val="24"/>
          <w:szCs w:val="24"/>
        </w:rPr>
      </w:pPr>
    </w:p>
    <w:p w14:paraId="32BE3C14" w14:textId="77777777" w:rsidR="00D90B60" w:rsidRPr="004962B0" w:rsidRDefault="094368B2" w:rsidP="094368B2">
      <w:pPr>
        <w:numPr>
          <w:ilvl w:val="0"/>
          <w:numId w:val="6"/>
        </w:numPr>
        <w:tabs>
          <w:tab w:val="clear" w:pos="360"/>
          <w:tab w:val="left" w:pos="1008"/>
        </w:tabs>
        <w:spacing w:before="3" w:line="300"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Clinical Trial Subject</w:t>
      </w:r>
    </w:p>
    <w:p w14:paraId="47139AB1" w14:textId="77777777" w:rsidR="00D90B60" w:rsidRPr="004962B0" w:rsidRDefault="094368B2" w:rsidP="094368B2">
      <w:pPr>
        <w:spacing w:before="3" w:line="274"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a person enrolled to participate in the Clinical Trial according to criteria</w:t>
      </w:r>
    </w:p>
    <w:p w14:paraId="56224075" w14:textId="77777777" w:rsidR="00D90B60" w:rsidRDefault="094368B2" w:rsidP="094368B2">
      <w:pPr>
        <w:spacing w:before="3" w:line="273"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detailed</w:t>
      </w:r>
      <w:proofErr w:type="gramEnd"/>
      <w:r w:rsidRPr="094368B2">
        <w:rPr>
          <w:rFonts w:ascii="Arial" w:eastAsia="Arial" w:hAnsi="Arial"/>
          <w:color w:val="000000" w:themeColor="text1"/>
          <w:sz w:val="24"/>
          <w:szCs w:val="24"/>
        </w:rPr>
        <w:t xml:space="preserve"> in the Protocol;</w:t>
      </w:r>
    </w:p>
    <w:p w14:paraId="7B0F9F45" w14:textId="77777777" w:rsidR="00231E57" w:rsidRPr="004962B0" w:rsidRDefault="00231E57" w:rsidP="094368B2">
      <w:pPr>
        <w:spacing w:before="3" w:line="273" w:lineRule="exact"/>
        <w:ind w:left="1008" w:right="62"/>
        <w:jc w:val="both"/>
        <w:textAlignment w:val="baseline"/>
        <w:rPr>
          <w:rFonts w:ascii="Arial" w:eastAsia="Arial" w:hAnsi="Arial"/>
          <w:color w:val="000000"/>
          <w:sz w:val="24"/>
          <w:szCs w:val="24"/>
        </w:rPr>
      </w:pPr>
    </w:p>
    <w:p w14:paraId="215E00F2" w14:textId="77777777" w:rsidR="00D90B60" w:rsidRPr="004962B0" w:rsidRDefault="094368B2" w:rsidP="094368B2">
      <w:pPr>
        <w:numPr>
          <w:ilvl w:val="0"/>
          <w:numId w:val="6"/>
        </w:numPr>
        <w:tabs>
          <w:tab w:val="clear" w:pos="360"/>
          <w:tab w:val="left" w:pos="1008"/>
        </w:tabs>
        <w:spacing w:before="3" w:line="300"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Confidential Information</w:t>
      </w:r>
    </w:p>
    <w:p w14:paraId="2E570687" w14:textId="5D11E466" w:rsidR="00D90B60" w:rsidRPr="004962B0" w:rsidRDefault="094368B2" w:rsidP="2D24E174">
      <w:pPr>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 xml:space="preserve">means all confidential information (however recorded or preserved) disclosed by a Party and/or its Affiliate to the other Party, in connection with the Clinical Trial, which is information that would be regarded as confidential by a reasonable </w:t>
      </w:r>
      <w:r w:rsidR="00CA0CBF" w:rsidRPr="094368B2">
        <w:rPr>
          <w:rFonts w:ascii="Arial" w:eastAsia="Arial" w:hAnsi="Arial"/>
          <w:color w:val="000000" w:themeColor="text1"/>
          <w:sz w:val="24"/>
          <w:szCs w:val="24"/>
        </w:rPr>
        <w:t>business</w:t>
      </w:r>
      <w:r w:rsidR="00883D55">
        <w:rPr>
          <w:rFonts w:ascii="Arial" w:eastAsia="Arial" w:hAnsi="Arial"/>
          <w:color w:val="000000" w:themeColor="text1"/>
          <w:sz w:val="24"/>
          <w:szCs w:val="24"/>
        </w:rPr>
        <w:t xml:space="preserve"> </w:t>
      </w:r>
      <w:r w:rsidR="00CA0CBF" w:rsidRPr="094368B2">
        <w:rPr>
          <w:rFonts w:ascii="Arial" w:eastAsia="Arial" w:hAnsi="Arial"/>
          <w:color w:val="000000" w:themeColor="text1"/>
          <w:sz w:val="24"/>
          <w:szCs w:val="24"/>
        </w:rPr>
        <w:t>person</w:t>
      </w:r>
      <w:r w:rsidRPr="094368B2">
        <w:rPr>
          <w:rFonts w:ascii="Arial" w:eastAsia="Arial" w:hAnsi="Arial"/>
          <w:color w:val="000000" w:themeColor="text1"/>
          <w:sz w:val="24"/>
          <w:szCs w:val="24"/>
        </w:rPr>
        <w:t xml:space="preserve"> relating to the business, affairs, plans, intentions or market opportunities of the disclosing Party and/or its Affiliate, including (but not limited to):</w:t>
      </w:r>
      <w:proofErr w:type="gramEnd"/>
    </w:p>
    <w:p w14:paraId="5BA22EE0" w14:textId="5E69BAAC" w:rsidR="00D90B60" w:rsidRPr="00A5578B" w:rsidRDefault="094368B2" w:rsidP="0034436A">
      <w:pPr>
        <w:pStyle w:val="ListParagraph"/>
        <w:spacing w:before="3" w:line="275" w:lineRule="exact"/>
        <w:ind w:left="1418" w:right="62" w:hanging="425"/>
        <w:jc w:val="both"/>
        <w:textAlignment w:val="baseline"/>
        <w:rPr>
          <w:rFonts w:ascii="Arial" w:eastAsia="Arial" w:hAnsi="Arial"/>
          <w:color w:val="000000"/>
          <w:sz w:val="24"/>
          <w:szCs w:val="24"/>
        </w:rPr>
      </w:pPr>
      <w:r w:rsidRPr="094368B2">
        <w:rPr>
          <w:rFonts w:ascii="Symbol" w:eastAsia="Symbol" w:hAnsi="Symbol" w:cs="Symbol"/>
          <w:color w:val="000000" w:themeColor="text1"/>
          <w:sz w:val="24"/>
          <w:szCs w:val="24"/>
        </w:rPr>
        <w:t></w:t>
      </w:r>
      <w:r w:rsidR="0034436A">
        <w:rPr>
          <w:rFonts w:ascii="Symbol" w:eastAsia="Symbol" w:hAnsi="Symbol" w:cs="Symbol"/>
          <w:color w:val="000000" w:themeColor="text1"/>
          <w:sz w:val="24"/>
          <w:szCs w:val="24"/>
        </w:rPr>
        <w:t></w:t>
      </w:r>
      <w:r w:rsidR="0034436A">
        <w:rPr>
          <w:rFonts w:ascii="Symbol" w:eastAsia="Symbol" w:hAnsi="Symbol" w:cs="Symbol"/>
          <w:color w:val="000000" w:themeColor="text1"/>
          <w:sz w:val="24"/>
          <w:szCs w:val="24"/>
        </w:rPr>
        <w:t></w:t>
      </w:r>
      <w:r w:rsidR="0034436A">
        <w:rPr>
          <w:rFonts w:ascii="Symbol" w:eastAsia="Symbol" w:hAnsi="Symbol" w:cs="Symbol"/>
          <w:color w:val="000000" w:themeColor="text1"/>
          <w:sz w:val="24"/>
          <w:szCs w:val="24"/>
        </w:rPr>
        <w:t></w:t>
      </w:r>
      <w:r w:rsidR="0034436A">
        <w:rPr>
          <w:rFonts w:ascii="Symbol" w:eastAsia="Symbol" w:hAnsi="Symbol" w:cs="Symbol"/>
          <w:color w:val="000000" w:themeColor="text1"/>
          <w:sz w:val="24"/>
          <w:szCs w:val="24"/>
        </w:rPr>
        <w:t></w:t>
      </w:r>
      <w:r w:rsidR="0034436A">
        <w:rPr>
          <w:rFonts w:ascii="Symbol" w:eastAsia="Symbol" w:hAnsi="Symbol" w:cs="Symbol"/>
          <w:color w:val="000000" w:themeColor="text1"/>
          <w:sz w:val="24"/>
          <w:szCs w:val="24"/>
        </w:rPr>
        <w:t></w:t>
      </w:r>
      <w:r w:rsidRPr="094368B2">
        <w:rPr>
          <w:rFonts w:ascii="Arial" w:eastAsia="Arial" w:hAnsi="Arial"/>
          <w:color w:val="000000" w:themeColor="text1"/>
          <w:sz w:val="24"/>
          <w:szCs w:val="24"/>
        </w:rPr>
        <w:t>the operations, processes, product information, designs, trade secrets or Know-How of the disclosing Party</w:t>
      </w:r>
      <w:proofErr w:type="gramStart"/>
      <w:r w:rsidRPr="094368B2">
        <w:rPr>
          <w:rFonts w:ascii="Arial" w:eastAsia="Arial" w:hAnsi="Arial"/>
          <w:color w:val="000000" w:themeColor="text1"/>
          <w:sz w:val="24"/>
          <w:szCs w:val="24"/>
        </w:rPr>
        <w:t>;</w:t>
      </w:r>
      <w:proofErr w:type="gramEnd"/>
    </w:p>
    <w:p w14:paraId="1B609CEC" w14:textId="77777777" w:rsidR="003B4612" w:rsidRPr="003B4612" w:rsidRDefault="003B4612" w:rsidP="003B4612">
      <w:pPr>
        <w:pStyle w:val="ListParagraph"/>
        <w:spacing w:before="3" w:line="275" w:lineRule="exact"/>
        <w:ind w:left="1368" w:right="62"/>
        <w:jc w:val="both"/>
        <w:textAlignment w:val="baseline"/>
        <w:rPr>
          <w:rFonts w:ascii="Symbol" w:eastAsia="Symbol" w:hAnsi="Symbol"/>
          <w:color w:val="000000"/>
          <w:sz w:val="24"/>
          <w:szCs w:val="24"/>
        </w:rPr>
      </w:pPr>
    </w:p>
    <w:p w14:paraId="77ED2C4D" w14:textId="19743D4E" w:rsidR="00D90B60" w:rsidRPr="004962B0" w:rsidRDefault="094368B2" w:rsidP="094368B2">
      <w:pPr>
        <w:pStyle w:val="ListParagraph"/>
        <w:numPr>
          <w:ilvl w:val="0"/>
          <w:numId w:val="32"/>
        </w:numPr>
        <w:spacing w:before="3" w:line="275" w:lineRule="exact"/>
        <w:ind w:right="62"/>
        <w:jc w:val="both"/>
        <w:textAlignment w:val="baseline"/>
        <w:rPr>
          <w:rFonts w:ascii="Symbol" w:eastAsia="Symbol" w:hAnsi="Symbol"/>
          <w:color w:val="000000"/>
          <w:sz w:val="24"/>
          <w:szCs w:val="24"/>
        </w:rPr>
      </w:pPr>
      <w:r w:rsidRPr="094368B2">
        <w:rPr>
          <w:rFonts w:ascii="Arial" w:eastAsia="Arial" w:hAnsi="Arial"/>
          <w:color w:val="000000" w:themeColor="text1"/>
          <w:sz w:val="24"/>
          <w:szCs w:val="24"/>
        </w:rPr>
        <w:t>any information developed by the Parties in the course of carrying out this Agreement;</w:t>
      </w:r>
    </w:p>
    <w:p w14:paraId="60C97983" w14:textId="77777777" w:rsidR="00D90B60" w:rsidRPr="004962B0" w:rsidRDefault="094368B2" w:rsidP="094368B2">
      <w:pPr>
        <w:pStyle w:val="ListParagraph"/>
        <w:numPr>
          <w:ilvl w:val="0"/>
          <w:numId w:val="32"/>
        </w:numPr>
        <w:tabs>
          <w:tab w:val="left" w:pos="1368"/>
        </w:tabs>
        <w:spacing w:before="3" w:line="275"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in the case of Sponsor Confidential Information, the Protocol, the Investigator Brochure(s) relating to the Clinical Trial and Appendix 2 to this Agreement (‘Financial Arrangements’);</w:t>
      </w:r>
    </w:p>
    <w:p w14:paraId="2C477407" w14:textId="77777777" w:rsidR="00056B9A" w:rsidRDefault="094368B2" w:rsidP="094368B2">
      <w:pPr>
        <w:pStyle w:val="ListParagraph"/>
        <w:numPr>
          <w:ilvl w:val="0"/>
          <w:numId w:val="30"/>
        </w:numPr>
        <w:tabs>
          <w:tab w:val="left" w:pos="1368"/>
        </w:tabs>
        <w:spacing w:before="3" w:line="275" w:lineRule="exact"/>
        <w:ind w:right="62"/>
        <w:jc w:val="both"/>
        <w:textAlignment w:val="baseline"/>
        <w:rPr>
          <w:rFonts w:ascii="Arial" w:eastAsia="Symbol" w:hAnsi="Arial" w:cs="Arial"/>
          <w:color w:val="000000"/>
          <w:sz w:val="24"/>
          <w:szCs w:val="24"/>
        </w:rPr>
      </w:pPr>
      <w:r w:rsidRPr="094368B2">
        <w:rPr>
          <w:rFonts w:ascii="Arial" w:eastAsia="Symbol" w:hAnsi="Arial" w:cs="Arial"/>
          <w:color w:val="000000" w:themeColor="text1"/>
          <w:sz w:val="24"/>
          <w:szCs w:val="24"/>
        </w:rPr>
        <w:lastRenderedPageBreak/>
        <w:t xml:space="preserve">in the case of the Clinical Organisation, the Medical Records of a Clinical Trial Subject; </w:t>
      </w:r>
    </w:p>
    <w:p w14:paraId="0D32E3FF" w14:textId="77777777" w:rsidR="00231E57" w:rsidRPr="005629EA" w:rsidRDefault="00231E57" w:rsidP="005629EA">
      <w:pPr>
        <w:tabs>
          <w:tab w:val="left" w:pos="1368"/>
        </w:tabs>
        <w:spacing w:before="3" w:line="275" w:lineRule="exact"/>
        <w:ind w:right="62"/>
        <w:jc w:val="both"/>
        <w:textAlignment w:val="baseline"/>
        <w:rPr>
          <w:rFonts w:ascii="Arial" w:eastAsia="Symbol" w:hAnsi="Arial" w:cs="Arial"/>
          <w:color w:val="000000"/>
          <w:sz w:val="24"/>
          <w:szCs w:val="24"/>
        </w:rPr>
      </w:pPr>
    </w:p>
    <w:p w14:paraId="7461677A" w14:textId="77777777" w:rsidR="00D90B60" w:rsidRPr="004962B0" w:rsidRDefault="094368B2" w:rsidP="094368B2">
      <w:pPr>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Controller</w:t>
      </w:r>
    </w:p>
    <w:p w14:paraId="57CBBC37" w14:textId="77777777" w:rsidR="00D90B60" w:rsidRDefault="094368B2" w:rsidP="094368B2">
      <w:pPr>
        <w:spacing w:before="3" w:line="270"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shall</w:t>
      </w:r>
      <w:proofErr w:type="gramEnd"/>
      <w:r w:rsidRPr="094368B2">
        <w:rPr>
          <w:rFonts w:ascii="Arial" w:eastAsia="Arial" w:hAnsi="Arial"/>
          <w:color w:val="000000" w:themeColor="text1"/>
          <w:sz w:val="24"/>
          <w:szCs w:val="24"/>
        </w:rPr>
        <w:t xml:space="preserve"> have the meaning set out in the Data Protection Laws and Guidance;</w:t>
      </w:r>
    </w:p>
    <w:p w14:paraId="3E005E6D" w14:textId="77777777" w:rsidR="00231E57" w:rsidRPr="004962B0" w:rsidRDefault="00231E57" w:rsidP="094368B2">
      <w:pPr>
        <w:spacing w:before="3" w:line="270" w:lineRule="exact"/>
        <w:ind w:left="1008" w:right="62"/>
        <w:jc w:val="both"/>
        <w:textAlignment w:val="baseline"/>
        <w:rPr>
          <w:rFonts w:ascii="Arial" w:eastAsia="Arial" w:hAnsi="Arial"/>
          <w:color w:val="000000"/>
          <w:sz w:val="24"/>
          <w:szCs w:val="24"/>
        </w:rPr>
      </w:pPr>
    </w:p>
    <w:p w14:paraId="2F334A46" w14:textId="77777777" w:rsidR="00D90B60" w:rsidRPr="004962B0" w:rsidRDefault="094368B2" w:rsidP="094368B2">
      <w:pPr>
        <w:numPr>
          <w:ilvl w:val="0"/>
          <w:numId w:val="6"/>
        </w:numPr>
        <w:tabs>
          <w:tab w:val="clear" w:pos="360"/>
          <w:tab w:val="left" w:pos="1008"/>
        </w:tabs>
        <w:spacing w:before="3" w:line="300"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Data Protection Laws and Guidance</w:t>
      </w:r>
    </w:p>
    <w:p w14:paraId="5DB52EA1" w14:textId="77777777" w:rsidR="000F1179" w:rsidRPr="004962B0" w:rsidRDefault="094368B2" w:rsidP="094368B2">
      <w:pPr>
        <w:pStyle w:val="ListParagraph"/>
        <w:spacing w:before="3" w:line="270" w:lineRule="exact"/>
        <w:ind w:left="981" w:right="62"/>
        <w:jc w:val="both"/>
        <w:textAlignment w:val="baseline"/>
        <w:rPr>
          <w:rFonts w:ascii="Arial" w:eastAsia="Arial" w:hAnsi="Arial"/>
          <w:b/>
          <w:bCs/>
          <w:color w:val="000000"/>
          <w:sz w:val="24"/>
          <w:szCs w:val="24"/>
        </w:rPr>
      </w:pPr>
      <w:proofErr w:type="gramStart"/>
      <w:r w:rsidRPr="094368B2">
        <w:rPr>
          <w:rFonts w:ascii="Arial" w:eastAsia="Arial" w:hAnsi="Arial"/>
          <w:color w:val="000000" w:themeColor="text1"/>
          <w:sz w:val="24"/>
          <w:szCs w:val="24"/>
        </w:rPr>
        <w:t>means the General Data Protection Regulation (EU) 2016/679 (“GDPR”); the Data Protection Act 2018; S.I. No. 314 of 2018 - Data Protection Act 2018, (Section 36(2)) (Health Research) Regulations 2018; and S.I. No. 336/2011 - European Communities (Electronic Communications Networks and Services) (Privacy and Electronic Communications) Regulations 2011, as well as any legally enforceable HSE requirements, Codes of Practice or Guidance including recommendations issued by the DPC’s Office and the European Data Protection Board and any amendments and re-enactments thereof;</w:t>
      </w:r>
      <w:proofErr w:type="gramEnd"/>
      <w:r w:rsidRPr="094368B2">
        <w:rPr>
          <w:rFonts w:ascii="Arial" w:eastAsia="Arial" w:hAnsi="Arial"/>
          <w:b/>
          <w:bCs/>
          <w:color w:val="000000" w:themeColor="text1"/>
          <w:sz w:val="24"/>
          <w:szCs w:val="24"/>
        </w:rPr>
        <w:t xml:space="preserve"> </w:t>
      </w:r>
    </w:p>
    <w:p w14:paraId="0ACAB01B" w14:textId="77777777" w:rsidR="000F1179" w:rsidRPr="004962B0" w:rsidRDefault="000F1179" w:rsidP="094368B2">
      <w:pPr>
        <w:pStyle w:val="ListParagraph"/>
        <w:spacing w:before="3" w:line="270" w:lineRule="exact"/>
        <w:ind w:left="981" w:right="62"/>
        <w:jc w:val="both"/>
        <w:textAlignment w:val="baseline"/>
        <w:rPr>
          <w:rFonts w:ascii="Arial" w:eastAsia="Arial" w:hAnsi="Arial"/>
          <w:b/>
          <w:bCs/>
          <w:color w:val="000000"/>
          <w:sz w:val="24"/>
          <w:szCs w:val="24"/>
        </w:rPr>
      </w:pPr>
    </w:p>
    <w:p w14:paraId="1CD2B894" w14:textId="77777777" w:rsidR="000F1179" w:rsidRPr="004962B0" w:rsidRDefault="094368B2" w:rsidP="094368B2">
      <w:pPr>
        <w:pStyle w:val="ListParagraph"/>
        <w:numPr>
          <w:ilvl w:val="0"/>
          <w:numId w:val="29"/>
        </w:numPr>
        <w:spacing w:before="3" w:line="270" w:lineRule="exact"/>
        <w:ind w:left="981" w:right="62" w:hanging="357"/>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DPIA</w:t>
      </w:r>
    </w:p>
    <w:p w14:paraId="5AFFC527" w14:textId="77777777" w:rsidR="000F1179" w:rsidRPr="004962B0" w:rsidRDefault="094368B2" w:rsidP="094368B2">
      <w:pPr>
        <w:pStyle w:val="ListParagraph"/>
        <w:spacing w:before="3" w:line="270" w:lineRule="exact"/>
        <w:ind w:left="981"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a data protection impact assessment of the envisaged processing operations on the protection of Personal Data in accordance with the Data Protection Laws and Guidance;</w:t>
      </w:r>
    </w:p>
    <w:p w14:paraId="213B5CA2" w14:textId="77777777" w:rsidR="003D5FCA" w:rsidRPr="004962B0" w:rsidRDefault="003D5FCA" w:rsidP="094368B2">
      <w:pPr>
        <w:pStyle w:val="ListParagraph"/>
        <w:spacing w:before="3" w:line="270" w:lineRule="exact"/>
        <w:ind w:left="981" w:right="62"/>
        <w:jc w:val="both"/>
        <w:textAlignment w:val="baseline"/>
        <w:rPr>
          <w:rFonts w:ascii="Arial" w:eastAsia="Arial" w:hAnsi="Arial"/>
          <w:color w:val="000000"/>
          <w:sz w:val="24"/>
          <w:szCs w:val="24"/>
        </w:rPr>
      </w:pPr>
    </w:p>
    <w:p w14:paraId="7D5D892A" w14:textId="77777777" w:rsidR="00D90B60" w:rsidRPr="004962B0" w:rsidRDefault="094368B2" w:rsidP="094368B2">
      <w:pPr>
        <w:pStyle w:val="ListParagraph"/>
        <w:numPr>
          <w:ilvl w:val="0"/>
          <w:numId w:val="29"/>
        </w:numPr>
        <w:spacing w:before="3" w:line="275" w:lineRule="exact"/>
        <w:ind w:left="981" w:right="62" w:hanging="357"/>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DPC</w:t>
      </w:r>
    </w:p>
    <w:p w14:paraId="30A8C741" w14:textId="3C63D695" w:rsidR="001D2713" w:rsidRDefault="094368B2" w:rsidP="00E17D5C">
      <w:pPr>
        <w:spacing w:beforeAutospacing="1" w:line="275" w:lineRule="exact"/>
        <w:ind w:left="261" w:firstLine="720"/>
        <w:textAlignment w:val="baseline"/>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Data Protection Commission of Ireland, the authority under the Data</w:t>
      </w:r>
    </w:p>
    <w:p w14:paraId="08641A0E" w14:textId="39A826A4" w:rsidR="001D2713" w:rsidRDefault="094368B2" w:rsidP="00E17D5C">
      <w:pPr>
        <w:spacing w:beforeAutospacing="1" w:line="275" w:lineRule="exact"/>
        <w:ind w:left="261" w:firstLine="720"/>
        <w:textAlignment w:val="baseline"/>
      </w:pPr>
      <w:r w:rsidRPr="094368B2">
        <w:rPr>
          <w:rFonts w:ascii="Arial" w:eastAsia="Arial" w:hAnsi="Arial"/>
          <w:color w:val="000000" w:themeColor="text1"/>
          <w:sz w:val="24"/>
          <w:szCs w:val="24"/>
        </w:rPr>
        <w:t xml:space="preserve">Protection Laws in Ireland; </w:t>
      </w:r>
    </w:p>
    <w:p w14:paraId="03484010" w14:textId="77777777" w:rsidR="00231E57" w:rsidRPr="004962B0" w:rsidRDefault="00231E57" w:rsidP="094368B2">
      <w:pPr>
        <w:pStyle w:val="ListParagraph"/>
        <w:spacing w:before="3" w:line="275" w:lineRule="exact"/>
        <w:ind w:left="981" w:right="62"/>
        <w:jc w:val="both"/>
        <w:textAlignment w:val="baseline"/>
        <w:rPr>
          <w:rFonts w:ascii="Arial" w:eastAsia="Arial" w:hAnsi="Arial"/>
          <w:color w:val="000000"/>
          <w:sz w:val="24"/>
          <w:szCs w:val="24"/>
        </w:rPr>
      </w:pPr>
    </w:p>
    <w:p w14:paraId="05CE6967" w14:textId="77777777" w:rsidR="00D90B60" w:rsidRPr="004962B0" w:rsidRDefault="094368B2" w:rsidP="094368B2">
      <w:pPr>
        <w:numPr>
          <w:ilvl w:val="0"/>
          <w:numId w:val="6"/>
        </w:numPr>
        <w:tabs>
          <w:tab w:val="clear" w:pos="360"/>
          <w:tab w:val="left" w:pos="1008"/>
        </w:tabs>
        <w:spacing w:before="3" w:line="299"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Data Subject</w:t>
      </w:r>
    </w:p>
    <w:p w14:paraId="5AAE41C0" w14:textId="77777777" w:rsidR="00D90B60" w:rsidRDefault="094368B2" w:rsidP="094368B2">
      <w:pPr>
        <w:spacing w:before="3" w:line="270"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shall</w:t>
      </w:r>
      <w:proofErr w:type="gramEnd"/>
      <w:r w:rsidRPr="094368B2">
        <w:rPr>
          <w:rFonts w:ascii="Arial" w:eastAsia="Arial" w:hAnsi="Arial"/>
          <w:color w:val="000000" w:themeColor="text1"/>
          <w:sz w:val="24"/>
          <w:szCs w:val="24"/>
        </w:rPr>
        <w:t xml:space="preserve"> have the meaning set out in the Data Protection Laws and Guidance;</w:t>
      </w:r>
    </w:p>
    <w:p w14:paraId="6A1D4F76" w14:textId="77777777" w:rsidR="00231E57" w:rsidRPr="004962B0" w:rsidRDefault="00231E57" w:rsidP="094368B2">
      <w:pPr>
        <w:spacing w:before="3" w:line="270" w:lineRule="exact"/>
        <w:ind w:left="1008" w:right="62"/>
        <w:jc w:val="both"/>
        <w:textAlignment w:val="baseline"/>
        <w:rPr>
          <w:rFonts w:ascii="Arial" w:eastAsia="Arial" w:hAnsi="Arial"/>
          <w:color w:val="000000"/>
          <w:sz w:val="24"/>
          <w:szCs w:val="24"/>
        </w:rPr>
      </w:pPr>
    </w:p>
    <w:p w14:paraId="017E41EE" w14:textId="77777777" w:rsidR="00D90B60" w:rsidRPr="004962B0" w:rsidRDefault="00736E94" w:rsidP="094368B2">
      <w:pPr>
        <w:numPr>
          <w:ilvl w:val="0"/>
          <w:numId w:val="6"/>
        </w:numPr>
        <w:tabs>
          <w:tab w:val="clear" w:pos="360"/>
          <w:tab w:val="left" w:pos="1008"/>
        </w:tabs>
        <w:spacing w:before="3" w:line="300" w:lineRule="exact"/>
        <w:ind w:left="648" w:right="62"/>
        <w:jc w:val="both"/>
        <w:textAlignment w:val="baseline"/>
        <w:rPr>
          <w:rFonts w:ascii="Arial" w:eastAsia="Arial" w:hAnsi="Arial"/>
          <w:b/>
          <w:bCs/>
          <w:color w:val="000000"/>
          <w:spacing w:val="-2"/>
          <w:sz w:val="24"/>
          <w:szCs w:val="24"/>
        </w:rPr>
      </w:pPr>
      <w:r w:rsidRPr="094368B2">
        <w:rPr>
          <w:rFonts w:ascii="Arial" w:eastAsia="Arial" w:hAnsi="Arial"/>
          <w:b/>
          <w:bCs/>
          <w:color w:val="000000"/>
          <w:spacing w:val="-2"/>
          <w:sz w:val="24"/>
          <w:szCs w:val="24"/>
        </w:rPr>
        <w:t>EEA</w:t>
      </w:r>
    </w:p>
    <w:p w14:paraId="63B3F5B1" w14:textId="77777777" w:rsidR="00D90B60" w:rsidRDefault="094368B2" w:rsidP="2E67D916">
      <w:pPr>
        <w:spacing w:before="3" w:line="273" w:lineRule="exact"/>
        <w:ind w:left="1008" w:right="62"/>
        <w:jc w:val="both"/>
        <w:textAlignment w:val="baseline"/>
        <w:rPr>
          <w:rFonts w:ascii="Arial" w:eastAsia="Arial" w:hAnsi="Arial"/>
          <w:color w:val="000000" w:themeColor="text1"/>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European Economic Area comprising the countries of the European Union as well as Iceland, Liechtenstein and Norway;</w:t>
      </w:r>
    </w:p>
    <w:p w14:paraId="293C2B91" w14:textId="77777777" w:rsidR="0034436A" w:rsidRDefault="0034436A" w:rsidP="2E67D916">
      <w:pPr>
        <w:spacing w:before="3" w:line="273" w:lineRule="exact"/>
        <w:ind w:left="1008" w:right="62"/>
        <w:jc w:val="both"/>
        <w:textAlignment w:val="baseline"/>
        <w:rPr>
          <w:rFonts w:ascii="Arial" w:eastAsia="Arial" w:hAnsi="Arial"/>
          <w:color w:val="000000"/>
          <w:sz w:val="24"/>
          <w:szCs w:val="24"/>
        </w:rPr>
      </w:pPr>
    </w:p>
    <w:p w14:paraId="7EF42F0F" w14:textId="71FB6B46" w:rsidR="2E67D916" w:rsidRDefault="094368B2" w:rsidP="094368B2">
      <w:pPr>
        <w:pStyle w:val="ListParagraph"/>
        <w:numPr>
          <w:ilvl w:val="0"/>
          <w:numId w:val="1"/>
        </w:numPr>
        <w:spacing w:before="3" w:line="273" w:lineRule="exact"/>
        <w:ind w:right="62"/>
        <w:jc w:val="both"/>
        <w:rPr>
          <w:rFonts w:ascii="Arial" w:eastAsia="Arial" w:hAnsi="Arial"/>
          <w:b/>
          <w:bCs/>
          <w:color w:val="000000" w:themeColor="text1"/>
          <w:sz w:val="24"/>
          <w:szCs w:val="24"/>
        </w:rPr>
      </w:pPr>
      <w:r w:rsidRPr="094368B2">
        <w:rPr>
          <w:rFonts w:ascii="Arial" w:eastAsia="Arial" w:hAnsi="Arial"/>
          <w:b/>
          <w:bCs/>
          <w:color w:val="000000" w:themeColor="text1"/>
          <w:sz w:val="24"/>
          <w:szCs w:val="24"/>
        </w:rPr>
        <w:t>Ethics Committee</w:t>
      </w:r>
    </w:p>
    <w:p w14:paraId="119815E0" w14:textId="36EF19DB" w:rsidR="2E67D916" w:rsidRDefault="094368B2" w:rsidP="094368B2">
      <w:pPr>
        <w:spacing w:before="3" w:line="273" w:lineRule="exact"/>
        <w:ind w:left="1008" w:right="62"/>
        <w:jc w:val="both"/>
        <w:rPr>
          <w:rFonts w:ascii="Arial" w:eastAsia="Arial" w:hAnsi="Arial"/>
          <w:color w:val="000000" w:themeColor="text1"/>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a committee formally established to perform ethical reviews and provide</w:t>
      </w:r>
    </w:p>
    <w:p w14:paraId="1D3C1325" w14:textId="22B12BDF" w:rsidR="2E67D916" w:rsidRDefault="094368B2" w:rsidP="2D24E174">
      <w:pPr>
        <w:spacing w:before="3" w:line="273" w:lineRule="exact"/>
        <w:ind w:left="1008" w:right="62"/>
        <w:jc w:val="both"/>
        <w:rPr>
          <w:rFonts w:ascii="Arial" w:eastAsia="Arial" w:hAnsi="Arial"/>
          <w:color w:val="000000" w:themeColor="text1"/>
          <w:sz w:val="24"/>
          <w:szCs w:val="24"/>
        </w:rPr>
      </w:pPr>
      <w:r w:rsidRPr="094368B2">
        <w:rPr>
          <w:rFonts w:ascii="Arial" w:eastAsia="Arial" w:hAnsi="Arial"/>
          <w:color w:val="000000" w:themeColor="text1"/>
          <w:sz w:val="24"/>
          <w:szCs w:val="24"/>
        </w:rPr>
        <w:t>opinions on clinical trials on medicinal products under the European Communities (Clinical Trials on Medicinal Products for Human Use) Regulations 2004 (SI No 190 of 2004) or the EU Clinical Trials Regulation, as applicable;</w:t>
      </w:r>
    </w:p>
    <w:p w14:paraId="09E563EB" w14:textId="77777777" w:rsidR="00231E57" w:rsidRPr="004962B0" w:rsidRDefault="00231E57" w:rsidP="094368B2">
      <w:pPr>
        <w:spacing w:before="3" w:line="273" w:lineRule="exact"/>
        <w:ind w:left="1008" w:right="62"/>
        <w:jc w:val="both"/>
        <w:textAlignment w:val="baseline"/>
        <w:rPr>
          <w:rFonts w:ascii="Arial" w:eastAsia="Arial" w:hAnsi="Arial"/>
          <w:color w:val="000000"/>
          <w:sz w:val="24"/>
          <w:szCs w:val="24"/>
        </w:rPr>
      </w:pPr>
    </w:p>
    <w:p w14:paraId="4036DA6E" w14:textId="77777777" w:rsidR="00D90B60" w:rsidRPr="004962B0" w:rsidRDefault="094368B2" w:rsidP="094368B2">
      <w:pPr>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Effective Date</w:t>
      </w:r>
    </w:p>
    <w:p w14:paraId="1366804F" w14:textId="77777777" w:rsidR="00D90B60" w:rsidRPr="004962B0" w:rsidRDefault="094368B2" w:rsidP="094368B2">
      <w:pPr>
        <w:spacing w:before="3" w:line="270"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date on which the final signature is placed on this Agreement;</w:t>
      </w:r>
    </w:p>
    <w:p w14:paraId="5E552213" w14:textId="77777777" w:rsidR="003D5FCA" w:rsidRPr="004962B0" w:rsidRDefault="003D5FCA" w:rsidP="094368B2">
      <w:pPr>
        <w:spacing w:before="3" w:line="270" w:lineRule="exact"/>
        <w:ind w:left="1008" w:right="62"/>
        <w:jc w:val="both"/>
        <w:textAlignment w:val="baseline"/>
        <w:rPr>
          <w:rFonts w:ascii="Arial" w:eastAsia="Arial" w:hAnsi="Arial"/>
          <w:color w:val="000000"/>
          <w:sz w:val="24"/>
          <w:szCs w:val="24"/>
        </w:rPr>
      </w:pPr>
    </w:p>
    <w:p w14:paraId="6799FC63" w14:textId="77777777" w:rsidR="003B4612" w:rsidRPr="003B4612" w:rsidRDefault="003B4612" w:rsidP="003B4612">
      <w:pPr>
        <w:pStyle w:val="ListParagraph"/>
        <w:keepNext/>
        <w:spacing w:before="3" w:line="270" w:lineRule="exact"/>
        <w:ind w:left="981" w:right="62"/>
        <w:jc w:val="both"/>
        <w:textAlignment w:val="baseline"/>
        <w:rPr>
          <w:rFonts w:ascii="Arial" w:eastAsia="Arial" w:hAnsi="Arial"/>
          <w:b/>
          <w:bCs/>
          <w:color w:val="000000"/>
          <w:sz w:val="24"/>
          <w:szCs w:val="24"/>
        </w:rPr>
      </w:pPr>
    </w:p>
    <w:p w14:paraId="030928C5" w14:textId="6FE96379" w:rsidR="001D2713" w:rsidRPr="004962B0" w:rsidRDefault="094368B2" w:rsidP="0034436A">
      <w:pPr>
        <w:pStyle w:val="ListParagraph"/>
        <w:keepNext/>
        <w:numPr>
          <w:ilvl w:val="0"/>
          <w:numId w:val="29"/>
        </w:numPr>
        <w:spacing w:before="3" w:line="270" w:lineRule="exact"/>
        <w:ind w:left="981" w:right="62" w:hanging="357"/>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EU Clinical Trials Regulation</w:t>
      </w:r>
    </w:p>
    <w:p w14:paraId="116DB655" w14:textId="77777777" w:rsidR="001D2713" w:rsidRPr="004962B0" w:rsidRDefault="094368B2" w:rsidP="0034436A">
      <w:pPr>
        <w:pStyle w:val="ListParagraph"/>
        <w:keepNext/>
        <w:spacing w:before="3" w:line="270" w:lineRule="exact"/>
        <w:ind w:left="981"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Regulation No 536/2014 of the European Parliament and of the Council of 16 April 2014 on Clinical Trials on Medicinal Products for Human Use, repealing Directive 2001/20EC;</w:t>
      </w:r>
    </w:p>
    <w:p w14:paraId="38F8872A" w14:textId="77777777" w:rsidR="000F1179" w:rsidRPr="004962B0" w:rsidRDefault="000F1179" w:rsidP="094368B2">
      <w:pPr>
        <w:spacing w:before="3" w:line="270" w:lineRule="exact"/>
        <w:ind w:left="1008" w:right="62"/>
        <w:jc w:val="both"/>
        <w:textAlignment w:val="baseline"/>
        <w:rPr>
          <w:rFonts w:ascii="Arial" w:eastAsia="Arial" w:hAnsi="Arial"/>
          <w:color w:val="000000"/>
          <w:sz w:val="24"/>
          <w:szCs w:val="24"/>
        </w:rPr>
      </w:pPr>
    </w:p>
    <w:p w14:paraId="31662E26" w14:textId="642B65B3" w:rsidR="00D90B60" w:rsidRPr="004962B0" w:rsidRDefault="00460174" w:rsidP="094368B2">
      <w:pPr>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pacing w:val="-1"/>
          <w:sz w:val="24"/>
          <w:szCs w:val="24"/>
        </w:rPr>
      </w:pPr>
      <w:r w:rsidRPr="094368B2">
        <w:rPr>
          <w:rFonts w:ascii="Arial" w:eastAsia="Arial" w:hAnsi="Arial"/>
          <w:b/>
          <w:bCs/>
          <w:color w:val="000000"/>
          <w:spacing w:val="-1"/>
          <w:sz w:val="24"/>
          <w:szCs w:val="24"/>
        </w:rPr>
        <w:t>FOIA</w:t>
      </w:r>
    </w:p>
    <w:p w14:paraId="3805441E" w14:textId="77777777" w:rsidR="00D90B60" w:rsidRDefault="094368B2" w:rsidP="094368B2">
      <w:pPr>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Freedom of Information Act 2014;</w:t>
      </w:r>
    </w:p>
    <w:p w14:paraId="3D130459" w14:textId="77777777" w:rsidR="00231E57" w:rsidRPr="004962B0" w:rsidRDefault="00231E57" w:rsidP="094368B2">
      <w:pPr>
        <w:spacing w:before="3" w:line="275" w:lineRule="exact"/>
        <w:ind w:left="1008" w:right="62"/>
        <w:jc w:val="both"/>
        <w:textAlignment w:val="baseline"/>
        <w:rPr>
          <w:rFonts w:ascii="Arial" w:eastAsia="Arial" w:hAnsi="Arial"/>
          <w:color w:val="000000"/>
          <w:sz w:val="24"/>
          <w:szCs w:val="24"/>
        </w:rPr>
      </w:pPr>
    </w:p>
    <w:p w14:paraId="1D9A8ED2" w14:textId="77777777" w:rsidR="00D90B60" w:rsidRPr="004962B0" w:rsidRDefault="00736E94" w:rsidP="008F71F3">
      <w:pPr>
        <w:keepNext/>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pacing w:val="-3"/>
          <w:sz w:val="24"/>
          <w:szCs w:val="24"/>
        </w:rPr>
      </w:pPr>
      <w:r w:rsidRPr="094368B2">
        <w:rPr>
          <w:rFonts w:ascii="Arial" w:eastAsia="Arial" w:hAnsi="Arial"/>
          <w:b/>
          <w:bCs/>
          <w:color w:val="000000"/>
          <w:spacing w:val="-3"/>
          <w:sz w:val="24"/>
          <w:szCs w:val="24"/>
        </w:rPr>
        <w:lastRenderedPageBreak/>
        <w:t>GMP</w:t>
      </w:r>
    </w:p>
    <w:p w14:paraId="4D65C283" w14:textId="77777777" w:rsidR="00D90B60" w:rsidRPr="004962B0" w:rsidRDefault="094368B2" w:rsidP="008F71F3">
      <w:pPr>
        <w:keepNext/>
        <w:spacing w:before="3" w:line="271"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any relevant European Union and appropriate national regulations on</w:t>
      </w:r>
    </w:p>
    <w:p w14:paraId="53E40C95" w14:textId="77777777" w:rsidR="00D90B60" w:rsidRDefault="094368B2" w:rsidP="094368B2">
      <w:pPr>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good</w:t>
      </w:r>
      <w:proofErr w:type="gramEnd"/>
      <w:r w:rsidRPr="094368B2">
        <w:rPr>
          <w:rFonts w:ascii="Arial" w:eastAsia="Arial" w:hAnsi="Arial"/>
          <w:color w:val="000000" w:themeColor="text1"/>
          <w:sz w:val="24"/>
          <w:szCs w:val="24"/>
        </w:rPr>
        <w:t xml:space="preserve"> manufacturing practices;</w:t>
      </w:r>
    </w:p>
    <w:p w14:paraId="6EC386AB" w14:textId="77777777" w:rsidR="00231E57" w:rsidRPr="004962B0" w:rsidRDefault="00231E57" w:rsidP="094368B2">
      <w:pPr>
        <w:spacing w:before="3" w:line="275" w:lineRule="exact"/>
        <w:ind w:left="1008" w:right="62"/>
        <w:jc w:val="both"/>
        <w:textAlignment w:val="baseline"/>
        <w:rPr>
          <w:rFonts w:ascii="Arial" w:eastAsia="Arial" w:hAnsi="Arial"/>
          <w:color w:val="000000"/>
          <w:sz w:val="24"/>
          <w:szCs w:val="24"/>
        </w:rPr>
      </w:pPr>
    </w:p>
    <w:p w14:paraId="5E124674" w14:textId="77777777" w:rsidR="00D90B60" w:rsidRPr="004962B0" w:rsidRDefault="00736E94" w:rsidP="094368B2">
      <w:pPr>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pacing w:val="-3"/>
          <w:sz w:val="24"/>
          <w:szCs w:val="24"/>
        </w:rPr>
      </w:pPr>
      <w:r w:rsidRPr="094368B2">
        <w:rPr>
          <w:rFonts w:ascii="Arial" w:eastAsia="Arial" w:hAnsi="Arial"/>
          <w:b/>
          <w:bCs/>
          <w:color w:val="000000"/>
          <w:spacing w:val="-3"/>
          <w:sz w:val="24"/>
          <w:szCs w:val="24"/>
        </w:rPr>
        <w:t>GVP</w:t>
      </w:r>
    </w:p>
    <w:p w14:paraId="7E25C58D" w14:textId="77777777" w:rsidR="00D90B60" w:rsidRPr="004962B0" w:rsidRDefault="094368B2" w:rsidP="094368B2">
      <w:pPr>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any relevant current European Union and appropriate national</w:t>
      </w:r>
    </w:p>
    <w:p w14:paraId="0A18A444" w14:textId="77777777" w:rsidR="00D90B60" w:rsidRDefault="094368B2" w:rsidP="094368B2">
      <w:pPr>
        <w:spacing w:before="3" w:line="273"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regulations</w:t>
      </w:r>
      <w:proofErr w:type="gramEnd"/>
      <w:r w:rsidRPr="094368B2">
        <w:rPr>
          <w:rFonts w:ascii="Arial" w:eastAsia="Arial" w:hAnsi="Arial"/>
          <w:color w:val="000000" w:themeColor="text1"/>
          <w:sz w:val="24"/>
          <w:szCs w:val="24"/>
        </w:rPr>
        <w:t xml:space="preserve"> on good pharmacovigilance practices;</w:t>
      </w:r>
    </w:p>
    <w:p w14:paraId="6E6289DC" w14:textId="77777777" w:rsidR="00231E57" w:rsidRPr="004962B0" w:rsidRDefault="00231E57" w:rsidP="094368B2">
      <w:pPr>
        <w:spacing w:before="3" w:line="273" w:lineRule="exact"/>
        <w:ind w:left="1008" w:right="62"/>
        <w:jc w:val="both"/>
        <w:textAlignment w:val="baseline"/>
        <w:rPr>
          <w:rFonts w:ascii="Arial" w:eastAsia="Arial" w:hAnsi="Arial"/>
          <w:color w:val="000000"/>
          <w:sz w:val="24"/>
          <w:szCs w:val="24"/>
        </w:rPr>
      </w:pPr>
    </w:p>
    <w:p w14:paraId="554FAFDC" w14:textId="77777777" w:rsidR="00D90B60" w:rsidRPr="004962B0" w:rsidRDefault="00736E94" w:rsidP="094368B2">
      <w:pPr>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pacing w:val="-2"/>
          <w:sz w:val="24"/>
          <w:szCs w:val="24"/>
        </w:rPr>
      </w:pPr>
      <w:r w:rsidRPr="094368B2">
        <w:rPr>
          <w:rFonts w:ascii="Arial" w:eastAsia="Arial" w:hAnsi="Arial"/>
          <w:b/>
          <w:bCs/>
          <w:color w:val="000000"/>
          <w:spacing w:val="-2"/>
          <w:sz w:val="24"/>
          <w:szCs w:val="24"/>
        </w:rPr>
        <w:t>HPRA</w:t>
      </w:r>
    </w:p>
    <w:p w14:paraId="6D1A7D56" w14:textId="77777777" w:rsidR="00D90B60" w:rsidRDefault="094368B2" w:rsidP="094368B2">
      <w:pPr>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Health Products Regulatory Authority;</w:t>
      </w:r>
    </w:p>
    <w:p w14:paraId="2C473418" w14:textId="77777777" w:rsidR="00231E57" w:rsidRPr="004962B0" w:rsidRDefault="00231E57" w:rsidP="094368B2">
      <w:pPr>
        <w:spacing w:before="3" w:line="275" w:lineRule="exact"/>
        <w:ind w:left="1008" w:right="62"/>
        <w:jc w:val="both"/>
        <w:textAlignment w:val="baseline"/>
        <w:rPr>
          <w:rFonts w:ascii="Arial" w:eastAsia="Arial" w:hAnsi="Arial"/>
          <w:color w:val="000000"/>
          <w:sz w:val="24"/>
          <w:szCs w:val="24"/>
        </w:rPr>
      </w:pPr>
    </w:p>
    <w:p w14:paraId="42A64D44" w14:textId="77777777" w:rsidR="00D90B60" w:rsidRPr="004962B0" w:rsidRDefault="00736E94" w:rsidP="094368B2">
      <w:pPr>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pacing w:val="-1"/>
          <w:sz w:val="24"/>
          <w:szCs w:val="24"/>
        </w:rPr>
      </w:pPr>
      <w:r w:rsidRPr="094368B2">
        <w:rPr>
          <w:rFonts w:ascii="Arial" w:eastAsia="Arial" w:hAnsi="Arial"/>
          <w:b/>
          <w:bCs/>
          <w:color w:val="000000"/>
          <w:spacing w:val="-1"/>
          <w:sz w:val="24"/>
          <w:szCs w:val="24"/>
        </w:rPr>
        <w:t>ICH-GCP</w:t>
      </w:r>
    </w:p>
    <w:p w14:paraId="00EF0DA9" w14:textId="77777777" w:rsidR="00ED34E1" w:rsidRDefault="094368B2" w:rsidP="094368B2">
      <w:pPr>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 the ICH Harmonised Tripartite Guideline for Good Clinical Practice (CPMP/ICH/135/95) together with such other good clinical practice requirements as are specified in Directive 2001/20/EC of the European Parliament, the Council of 4 April 2001 relating to medicinal products for human use, the EU Clinical Trial Regulation (where applicable) and in the guidance published by the European Commission pursuant to such Directive and Regulation;</w:t>
      </w:r>
      <w:proofErr w:type="gramEnd"/>
    </w:p>
    <w:p w14:paraId="6DEBCBB5" w14:textId="77777777" w:rsidR="00231E57" w:rsidRPr="004962B0" w:rsidRDefault="00231E57" w:rsidP="094368B2">
      <w:pPr>
        <w:spacing w:before="3" w:line="275" w:lineRule="exact"/>
        <w:ind w:left="1008" w:right="62"/>
        <w:jc w:val="both"/>
        <w:textAlignment w:val="baseline"/>
        <w:rPr>
          <w:rFonts w:ascii="Arial" w:eastAsia="Arial" w:hAnsi="Arial"/>
          <w:color w:val="000000"/>
          <w:sz w:val="24"/>
          <w:szCs w:val="24"/>
        </w:rPr>
      </w:pPr>
    </w:p>
    <w:p w14:paraId="09F2CB41" w14:textId="77777777" w:rsidR="00D90B60" w:rsidRPr="004962B0" w:rsidRDefault="00736E94" w:rsidP="094368B2">
      <w:pPr>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pacing w:val="-5"/>
          <w:sz w:val="24"/>
          <w:szCs w:val="24"/>
        </w:rPr>
      </w:pPr>
      <w:r w:rsidRPr="094368B2">
        <w:rPr>
          <w:rFonts w:ascii="Arial" w:eastAsia="Arial" w:hAnsi="Arial"/>
          <w:b/>
          <w:bCs/>
          <w:color w:val="000000"/>
          <w:spacing w:val="-5"/>
          <w:sz w:val="24"/>
          <w:szCs w:val="24"/>
        </w:rPr>
        <w:t>IND</w:t>
      </w:r>
    </w:p>
    <w:p w14:paraId="426C3C3A" w14:textId="77777777" w:rsidR="00D90B60" w:rsidRDefault="094368B2" w:rsidP="094368B2">
      <w:pPr>
        <w:spacing w:before="3" w:line="275" w:lineRule="exact"/>
        <w:ind w:left="10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means the Investigational New Drug application process by which the United States Food and Drug Administration exempts pharmaceutical companies from the federal statute that prohibits an unapproved drug from being shipped in interstate commerce;</w:t>
      </w:r>
    </w:p>
    <w:p w14:paraId="4D4F5F13" w14:textId="77777777" w:rsidR="00231E57" w:rsidRPr="004962B0" w:rsidRDefault="00231E57" w:rsidP="094368B2">
      <w:pPr>
        <w:spacing w:before="3" w:line="275" w:lineRule="exact"/>
        <w:ind w:left="1008" w:right="62"/>
        <w:jc w:val="both"/>
        <w:textAlignment w:val="baseline"/>
        <w:rPr>
          <w:rFonts w:ascii="Arial" w:eastAsia="Arial" w:hAnsi="Arial"/>
          <w:color w:val="000000"/>
          <w:sz w:val="24"/>
          <w:szCs w:val="24"/>
        </w:rPr>
      </w:pPr>
    </w:p>
    <w:p w14:paraId="78FF4C37" w14:textId="77777777" w:rsidR="00D90B60" w:rsidRPr="004962B0" w:rsidRDefault="094368B2" w:rsidP="094368B2">
      <w:pPr>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Inspector</w:t>
      </w:r>
    </w:p>
    <w:p w14:paraId="751BE4E5" w14:textId="77777777" w:rsidR="00D90B60" w:rsidRDefault="094368B2" w:rsidP="094368B2">
      <w:pPr>
        <w:spacing w:before="3" w:line="275" w:lineRule="exact"/>
        <w:ind w:left="10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means a person, acting on behalf of a Regulatory Authority, who conducts an official review of the documents, facilities, records and any other resources that are deemed by a Regulatory Authority to be related to a Clinical Trial and that may be located at the Site;</w:t>
      </w:r>
    </w:p>
    <w:p w14:paraId="4A291C67" w14:textId="77777777" w:rsidR="00231E57" w:rsidRPr="004962B0" w:rsidRDefault="00231E57" w:rsidP="094368B2">
      <w:pPr>
        <w:spacing w:before="3" w:line="275" w:lineRule="exact"/>
        <w:ind w:left="1008" w:right="62"/>
        <w:jc w:val="both"/>
        <w:textAlignment w:val="baseline"/>
        <w:rPr>
          <w:rFonts w:ascii="Arial" w:eastAsia="Arial" w:hAnsi="Arial"/>
          <w:color w:val="000000"/>
          <w:sz w:val="24"/>
          <w:szCs w:val="24"/>
        </w:rPr>
      </w:pPr>
    </w:p>
    <w:p w14:paraId="263374F6" w14:textId="77777777" w:rsidR="00D90B60" w:rsidRPr="004962B0" w:rsidRDefault="094368B2" w:rsidP="094368B2">
      <w:pPr>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Intellectual Property Rights</w:t>
      </w:r>
    </w:p>
    <w:p w14:paraId="1F1AB72B" w14:textId="77777777" w:rsidR="00D90B60" w:rsidRDefault="094368B2" w:rsidP="094368B2">
      <w:pPr>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 patents, trademarks, trade names, service marks, domain names, copyrights, moral rights, rights in and to databases (including rights to prevent the extraction or reutilisation of information from a database), design rights, topography rights and all rights or forms of protection of a similar nature or having equivalent or similar effect to any of them which may subsist anywhere in the world, whether or not any of them are registered and including applications for registration of any of them;</w:t>
      </w:r>
      <w:proofErr w:type="gramEnd"/>
    </w:p>
    <w:p w14:paraId="5EF1B021" w14:textId="77777777" w:rsidR="00231E57" w:rsidRPr="004962B0" w:rsidRDefault="00231E57" w:rsidP="094368B2">
      <w:pPr>
        <w:spacing w:before="3" w:line="275" w:lineRule="exact"/>
        <w:ind w:left="1008" w:right="62"/>
        <w:jc w:val="both"/>
        <w:textAlignment w:val="baseline"/>
        <w:rPr>
          <w:rFonts w:ascii="Arial" w:eastAsia="Arial" w:hAnsi="Arial"/>
          <w:color w:val="000000"/>
          <w:sz w:val="24"/>
          <w:szCs w:val="24"/>
        </w:rPr>
      </w:pPr>
    </w:p>
    <w:p w14:paraId="78FED513" w14:textId="77777777" w:rsidR="00D90B60" w:rsidRPr="004962B0" w:rsidRDefault="094368B2" w:rsidP="0034436A">
      <w:pPr>
        <w:keepNext/>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Investigational Drugs</w:t>
      </w:r>
    </w:p>
    <w:p w14:paraId="63413A1A" w14:textId="77777777" w:rsidR="00D90B60" w:rsidRDefault="094368B2" w:rsidP="0034436A">
      <w:pPr>
        <w:keepNext/>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Investigational Medicinal Product (as defined below) together with control material (e.g. placebo, comparator drug, concomitant drug) as detailed in the Protocol;</w:t>
      </w:r>
    </w:p>
    <w:p w14:paraId="585EEF8E" w14:textId="77777777" w:rsidR="00231E57" w:rsidRPr="004962B0" w:rsidRDefault="00231E57" w:rsidP="094368B2">
      <w:pPr>
        <w:spacing w:before="3" w:line="275" w:lineRule="exact"/>
        <w:ind w:left="1008" w:right="62"/>
        <w:jc w:val="both"/>
        <w:textAlignment w:val="baseline"/>
        <w:rPr>
          <w:rFonts w:ascii="Arial" w:eastAsia="Arial" w:hAnsi="Arial"/>
          <w:color w:val="000000"/>
          <w:sz w:val="24"/>
          <w:szCs w:val="24"/>
        </w:rPr>
      </w:pPr>
    </w:p>
    <w:p w14:paraId="4D18FAF1" w14:textId="77777777" w:rsidR="00D90B60" w:rsidRPr="004962B0" w:rsidRDefault="094368B2" w:rsidP="094368B2">
      <w:pPr>
        <w:numPr>
          <w:ilvl w:val="0"/>
          <w:numId w:val="6"/>
        </w:numPr>
        <w:tabs>
          <w:tab w:val="clear" w:pos="360"/>
          <w:tab w:val="left" w:pos="1008"/>
        </w:tabs>
        <w:spacing w:before="3" w:line="29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Investigational Medicinal Product or IMP</w:t>
      </w:r>
    </w:p>
    <w:p w14:paraId="525FE004" w14:textId="77777777" w:rsidR="00D57051" w:rsidRDefault="094368B2" w:rsidP="094368B2">
      <w:pPr>
        <w:spacing w:before="3" w:line="271"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Sponsor product that is being studied as detailed in the Protocol;</w:t>
      </w:r>
    </w:p>
    <w:p w14:paraId="4321EBF2" w14:textId="77777777" w:rsidR="00D57051" w:rsidRPr="004962B0" w:rsidRDefault="00D57051" w:rsidP="094368B2">
      <w:pPr>
        <w:spacing w:before="3" w:line="271" w:lineRule="exact"/>
        <w:ind w:left="1008" w:right="62"/>
        <w:jc w:val="both"/>
        <w:textAlignment w:val="baseline"/>
        <w:rPr>
          <w:rFonts w:ascii="Arial" w:eastAsia="Arial" w:hAnsi="Arial"/>
          <w:color w:val="000000"/>
          <w:sz w:val="24"/>
          <w:szCs w:val="24"/>
        </w:rPr>
      </w:pPr>
    </w:p>
    <w:p w14:paraId="07656B60" w14:textId="77777777" w:rsidR="00D90B60" w:rsidRPr="004962B0" w:rsidRDefault="094368B2" w:rsidP="094368B2">
      <w:pPr>
        <w:numPr>
          <w:ilvl w:val="0"/>
          <w:numId w:val="6"/>
        </w:numPr>
        <w:tabs>
          <w:tab w:val="clear" w:pos="360"/>
          <w:tab w:val="left" w:pos="1008"/>
        </w:tabs>
        <w:spacing w:before="3" w:line="298"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IPHA Code of Practice</w:t>
      </w:r>
    </w:p>
    <w:p w14:paraId="58D4E7CA" w14:textId="77777777" w:rsidR="005C6006" w:rsidRPr="004962B0" w:rsidRDefault="094368B2" w:rsidP="094368B2">
      <w:pPr>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lastRenderedPageBreak/>
        <w:t>means</w:t>
      </w:r>
      <w:proofErr w:type="gramEnd"/>
      <w:r w:rsidRPr="094368B2">
        <w:rPr>
          <w:rFonts w:ascii="Arial" w:eastAsia="Arial" w:hAnsi="Arial"/>
          <w:color w:val="000000" w:themeColor="text1"/>
          <w:sz w:val="24"/>
          <w:szCs w:val="24"/>
        </w:rPr>
        <w:t xml:space="preserve"> the most recent edition of the Code of Practice for the Pharmaceutical Industry, issued by Irish Pharmaceutical Healthcare Association from time to time;</w:t>
      </w:r>
    </w:p>
    <w:p w14:paraId="7ACD06C6" w14:textId="77777777" w:rsidR="005C6006" w:rsidRPr="004962B0" w:rsidRDefault="005C6006" w:rsidP="094368B2">
      <w:pPr>
        <w:spacing w:before="3" w:line="275" w:lineRule="exact"/>
        <w:ind w:left="1008" w:right="62"/>
        <w:jc w:val="both"/>
        <w:textAlignment w:val="baseline"/>
        <w:rPr>
          <w:rFonts w:ascii="Arial" w:eastAsia="Arial" w:hAnsi="Arial"/>
          <w:color w:val="000000"/>
          <w:sz w:val="24"/>
          <w:szCs w:val="24"/>
        </w:rPr>
      </w:pPr>
    </w:p>
    <w:p w14:paraId="2689C454" w14:textId="4D010B6E" w:rsidR="00D90B60" w:rsidRPr="004962B0" w:rsidRDefault="00460174" w:rsidP="094368B2">
      <w:pPr>
        <w:pStyle w:val="ListParagraph"/>
        <w:numPr>
          <w:ilvl w:val="0"/>
          <w:numId w:val="40"/>
        </w:numPr>
        <w:spacing w:before="3" w:line="275" w:lineRule="exact"/>
        <w:ind w:left="993" w:right="62"/>
        <w:jc w:val="both"/>
        <w:textAlignment w:val="baseline"/>
        <w:rPr>
          <w:rFonts w:ascii="Arial" w:eastAsia="Arial" w:hAnsi="Arial"/>
          <w:color w:val="000000"/>
          <w:sz w:val="24"/>
          <w:szCs w:val="24"/>
        </w:rPr>
      </w:pPr>
      <w:r w:rsidRPr="094368B2">
        <w:rPr>
          <w:rFonts w:ascii="Arial" w:eastAsia="Arial" w:hAnsi="Arial"/>
          <w:b/>
          <w:bCs/>
          <w:color w:val="000000"/>
          <w:spacing w:val="-1"/>
          <w:sz w:val="24"/>
          <w:szCs w:val="24"/>
        </w:rPr>
        <w:t>Joint Position</w:t>
      </w:r>
    </w:p>
    <w:p w14:paraId="0E3DA1A9" w14:textId="77777777" w:rsidR="00D90B60" w:rsidRDefault="00736E94" w:rsidP="094368B2">
      <w:pPr>
        <w:spacing w:before="3" w:line="275" w:lineRule="exact"/>
        <w:ind w:left="1008" w:right="62"/>
        <w:jc w:val="both"/>
        <w:textAlignment w:val="baseline"/>
        <w:rPr>
          <w:rFonts w:ascii="Arial" w:eastAsia="Arial" w:hAnsi="Arial"/>
          <w:color w:val="000000"/>
          <w:spacing w:val="-2"/>
          <w:sz w:val="24"/>
          <w:szCs w:val="24"/>
        </w:rPr>
      </w:pPr>
      <w:r w:rsidRPr="094368B2">
        <w:rPr>
          <w:rFonts w:ascii="Arial" w:eastAsia="Arial" w:hAnsi="Arial"/>
          <w:color w:val="000000"/>
          <w:spacing w:val="-2"/>
          <w:sz w:val="24"/>
          <w:szCs w:val="24"/>
        </w:rPr>
        <w:t>means the “</w:t>
      </w:r>
      <w:r w:rsidRPr="094368B2">
        <w:rPr>
          <w:rFonts w:ascii="Arial" w:eastAsia="Arial" w:hAnsi="Arial"/>
          <w:b/>
          <w:bCs/>
          <w:color w:val="000000"/>
          <w:spacing w:val="-2"/>
          <w:sz w:val="24"/>
          <w:szCs w:val="24"/>
        </w:rPr>
        <w:t>Joint Position on the Disclosure of Clinical Trial Information via Clinical Trial Registries and Databases</w:t>
      </w:r>
      <w:r w:rsidRPr="094368B2">
        <w:rPr>
          <w:rFonts w:ascii="Arial" w:eastAsia="Arial" w:hAnsi="Arial"/>
          <w:color w:val="000000"/>
          <w:spacing w:val="-2"/>
          <w:sz w:val="24"/>
          <w:szCs w:val="24"/>
        </w:rPr>
        <w:t>,” agreed by the innovative pharmaceutical industry and published by the International Federation of Pharmaceutical Manufacturers Associations in November 2009</w:t>
      </w:r>
      <w:r w:rsidR="001E62E1" w:rsidRPr="094368B2">
        <w:rPr>
          <w:rFonts w:ascii="Arial" w:eastAsia="Arial" w:hAnsi="Arial"/>
          <w:color w:val="000000"/>
          <w:spacing w:val="-2"/>
          <w:sz w:val="24"/>
          <w:szCs w:val="24"/>
        </w:rPr>
        <w:t xml:space="preserve"> </w:t>
      </w:r>
      <w:r w:rsidR="00AE0F95" w:rsidRPr="094368B2">
        <w:rPr>
          <w:rFonts w:ascii="Arial" w:eastAsia="Arial" w:hAnsi="Arial"/>
          <w:color w:val="000000"/>
          <w:spacing w:val="-2"/>
          <w:sz w:val="24"/>
          <w:szCs w:val="24"/>
        </w:rPr>
        <w:t>(with minor revisions as of 15 January 2018</w:t>
      </w:r>
      <w:r w:rsidR="001E62E1" w:rsidRPr="094368B2">
        <w:rPr>
          <w:rFonts w:ascii="Arial" w:eastAsia="Arial" w:hAnsi="Arial"/>
          <w:color w:val="000000"/>
          <w:spacing w:val="-2"/>
          <w:sz w:val="24"/>
          <w:szCs w:val="24"/>
        </w:rPr>
        <w:t>)</w:t>
      </w:r>
      <w:r w:rsidRPr="094368B2">
        <w:rPr>
          <w:rFonts w:ascii="Arial" w:eastAsia="Arial" w:hAnsi="Arial"/>
          <w:color w:val="000000"/>
          <w:spacing w:val="-2"/>
          <w:sz w:val="24"/>
          <w:szCs w:val="24"/>
        </w:rPr>
        <w:t>;</w:t>
      </w:r>
    </w:p>
    <w:p w14:paraId="6D6F8D62" w14:textId="77777777" w:rsidR="00231E57" w:rsidRPr="004962B0" w:rsidRDefault="00231E57" w:rsidP="094368B2">
      <w:pPr>
        <w:spacing w:before="3" w:line="275" w:lineRule="exact"/>
        <w:ind w:left="1008" w:right="62"/>
        <w:jc w:val="both"/>
        <w:textAlignment w:val="baseline"/>
        <w:rPr>
          <w:rFonts w:ascii="Arial" w:eastAsia="Arial" w:hAnsi="Arial"/>
          <w:color w:val="000000"/>
          <w:spacing w:val="-2"/>
          <w:sz w:val="24"/>
          <w:szCs w:val="24"/>
        </w:rPr>
      </w:pPr>
    </w:p>
    <w:p w14:paraId="6B8FE342" w14:textId="77777777" w:rsidR="00D90B60" w:rsidRPr="004962B0" w:rsidRDefault="00736E94" w:rsidP="094368B2">
      <w:pPr>
        <w:numPr>
          <w:ilvl w:val="0"/>
          <w:numId w:val="6"/>
        </w:numPr>
        <w:tabs>
          <w:tab w:val="clear" w:pos="360"/>
          <w:tab w:val="left" w:pos="1008"/>
        </w:tabs>
        <w:spacing w:before="3" w:line="297" w:lineRule="exact"/>
        <w:ind w:left="1008" w:right="62" w:hanging="360"/>
        <w:jc w:val="both"/>
        <w:textAlignment w:val="baseline"/>
        <w:rPr>
          <w:rFonts w:ascii="Arial" w:eastAsia="Arial" w:hAnsi="Arial"/>
          <w:b/>
          <w:bCs/>
          <w:color w:val="000000"/>
          <w:spacing w:val="-1"/>
          <w:sz w:val="24"/>
          <w:szCs w:val="24"/>
        </w:rPr>
      </w:pPr>
      <w:r w:rsidRPr="094368B2">
        <w:rPr>
          <w:rFonts w:ascii="Arial" w:eastAsia="Arial" w:hAnsi="Arial"/>
          <w:b/>
          <w:bCs/>
          <w:color w:val="000000"/>
          <w:spacing w:val="-1"/>
          <w:sz w:val="24"/>
          <w:szCs w:val="24"/>
        </w:rPr>
        <w:t>Know-How</w:t>
      </w:r>
    </w:p>
    <w:p w14:paraId="0A0E4228" w14:textId="77777777" w:rsidR="005C6006" w:rsidRPr="004962B0" w:rsidRDefault="094368B2" w:rsidP="094368B2">
      <w:pPr>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 all technical and other information that is not in the public domain (other than as a breach of confidence) including, but not limited to, information comprising or relating to concepts, discoveries, data, designs, formulae, ideas, inventions, the IMP, methods, models, procedures, designs for experiments and tests and results of experimentation and testing, processes, specifications and techniques, laboratory records, clinical data, manufacturing data and information contained in submissions to Regulatory Authorities, whether or not protected by Intellectual Property Rights or any applications for such rights;</w:t>
      </w:r>
      <w:proofErr w:type="gramEnd"/>
    </w:p>
    <w:p w14:paraId="600CB0A7" w14:textId="77777777" w:rsidR="001E62E1" w:rsidRPr="004962B0" w:rsidRDefault="001E62E1" w:rsidP="094368B2">
      <w:pPr>
        <w:spacing w:before="3" w:line="275" w:lineRule="exact"/>
        <w:ind w:left="1008" w:right="62"/>
        <w:jc w:val="both"/>
        <w:textAlignment w:val="baseline"/>
        <w:rPr>
          <w:rFonts w:ascii="Arial" w:eastAsia="Arial" w:hAnsi="Arial"/>
          <w:color w:val="000000"/>
          <w:sz w:val="24"/>
          <w:szCs w:val="24"/>
        </w:rPr>
      </w:pPr>
    </w:p>
    <w:p w14:paraId="61E1D261" w14:textId="77777777" w:rsidR="00AE0F95" w:rsidRPr="004962B0" w:rsidRDefault="094368B2" w:rsidP="094368B2">
      <w:pPr>
        <w:pStyle w:val="ListParagraph"/>
        <w:numPr>
          <w:ilvl w:val="0"/>
          <w:numId w:val="29"/>
        </w:numPr>
        <w:spacing w:before="3" w:line="275" w:lineRule="exact"/>
        <w:ind w:left="981" w:right="62" w:hanging="357"/>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Medical Records</w:t>
      </w:r>
    </w:p>
    <w:p w14:paraId="2F50B9AB" w14:textId="0E1BD02F" w:rsidR="00ED34E1" w:rsidRDefault="094368B2" w:rsidP="2D24E174">
      <w:pPr>
        <w:pStyle w:val="ListParagraph"/>
        <w:spacing w:before="3" w:line="275" w:lineRule="exact"/>
        <w:ind w:left="981"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primary medical records kept by the Clinical Organisation in relation to a Clinical Trial;</w:t>
      </w:r>
    </w:p>
    <w:p w14:paraId="46EF9436" w14:textId="77777777" w:rsidR="00231E57" w:rsidRPr="004962B0" w:rsidRDefault="00231E57" w:rsidP="094368B2">
      <w:pPr>
        <w:pStyle w:val="ListParagraph"/>
        <w:spacing w:before="3" w:line="275" w:lineRule="exact"/>
        <w:ind w:left="981" w:right="62"/>
        <w:jc w:val="both"/>
        <w:textAlignment w:val="baseline"/>
        <w:rPr>
          <w:rFonts w:ascii="Arial" w:eastAsia="Arial" w:hAnsi="Arial"/>
          <w:color w:val="000000"/>
          <w:sz w:val="24"/>
          <w:szCs w:val="24"/>
        </w:rPr>
      </w:pPr>
    </w:p>
    <w:p w14:paraId="7015B335" w14:textId="73B14D3B" w:rsidR="00837AE9" w:rsidRPr="004962B0" w:rsidRDefault="094368B2" w:rsidP="2D24E174">
      <w:pPr>
        <w:numPr>
          <w:ilvl w:val="0"/>
          <w:numId w:val="6"/>
        </w:numPr>
        <w:tabs>
          <w:tab w:val="clear" w:pos="360"/>
          <w:tab w:val="left" w:pos="1008"/>
        </w:tabs>
        <w:spacing w:before="3" w:line="276" w:lineRule="exact"/>
        <w:ind w:left="1008" w:right="62" w:hanging="360"/>
        <w:jc w:val="both"/>
        <w:textAlignment w:val="baseline"/>
        <w:rPr>
          <w:rFonts w:ascii="Arial" w:eastAsia="Arial" w:hAnsi="Arial"/>
          <w:b/>
          <w:bCs/>
          <w:color w:val="000000"/>
          <w:sz w:val="24"/>
          <w:szCs w:val="24"/>
        </w:rPr>
      </w:pPr>
      <w:bookmarkStart w:id="8" w:name="_Hlk102375336"/>
      <w:r w:rsidRPr="094368B2">
        <w:rPr>
          <w:rFonts w:ascii="Arial" w:eastAsia="Arial" w:hAnsi="Arial"/>
          <w:b/>
          <w:bCs/>
          <w:color w:val="000000" w:themeColor="text1"/>
          <w:sz w:val="24"/>
          <w:szCs w:val="24"/>
        </w:rPr>
        <w:t xml:space="preserve">Material </w:t>
      </w:r>
      <w:r w:rsidRPr="094368B2">
        <w:rPr>
          <w:rFonts w:ascii="Arial" w:eastAsia="Arial" w:hAnsi="Arial"/>
          <w:color w:val="000000" w:themeColor="text1"/>
          <w:sz w:val="24"/>
          <w:szCs w:val="24"/>
          <w:highlight w:val="yellow"/>
        </w:rPr>
        <w:t>[</w:t>
      </w:r>
      <w:r w:rsidRPr="094368B2">
        <w:rPr>
          <w:rFonts w:ascii="Arial" w:eastAsia="Arial" w:hAnsi="Arial"/>
          <w:b/>
          <w:bCs/>
          <w:color w:val="000000" w:themeColor="text1"/>
          <w:sz w:val="24"/>
          <w:szCs w:val="24"/>
          <w:highlight w:val="yellow"/>
        </w:rPr>
        <w:t>Delete if 4.14.10, 4.14.11 and Appendix 4 are not required</w:t>
      </w:r>
      <w:r w:rsidRPr="094368B2">
        <w:rPr>
          <w:rFonts w:ascii="Arial" w:eastAsia="Arial" w:hAnsi="Arial"/>
          <w:color w:val="000000" w:themeColor="text1"/>
          <w:sz w:val="24"/>
          <w:szCs w:val="24"/>
          <w:highlight w:val="yellow"/>
        </w:rPr>
        <w:t>]</w:t>
      </w:r>
    </w:p>
    <w:p w14:paraId="0B88DF0F" w14:textId="77777777" w:rsidR="00D90B60" w:rsidRDefault="094368B2" w:rsidP="094368B2">
      <w:pPr>
        <w:tabs>
          <w:tab w:val="left" w:pos="1008"/>
        </w:tabs>
        <w:spacing w:before="3" w:line="276" w:lineRule="exact"/>
        <w:ind w:left="10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means any clinical biological sample, or portion thereof, derived from Clinical Trial Subjects, including information related to such Material, analysed by the Clinical Organisation in accordance with the Protocol, or otherwise supplied under Appendix 4 to the Sponsor or its nominee;</w:t>
      </w:r>
    </w:p>
    <w:p w14:paraId="1CE1FE05" w14:textId="77777777" w:rsidR="00231E57" w:rsidRPr="004962B0" w:rsidRDefault="00231E57" w:rsidP="094368B2">
      <w:pPr>
        <w:tabs>
          <w:tab w:val="left" w:pos="1008"/>
        </w:tabs>
        <w:spacing w:before="3" w:line="276" w:lineRule="exact"/>
        <w:ind w:left="1008" w:right="62"/>
        <w:jc w:val="both"/>
        <w:textAlignment w:val="baseline"/>
        <w:rPr>
          <w:rFonts w:ascii="Arial" w:eastAsia="Arial" w:hAnsi="Arial"/>
          <w:b/>
          <w:bCs/>
          <w:color w:val="000000"/>
          <w:sz w:val="24"/>
          <w:szCs w:val="24"/>
        </w:rPr>
      </w:pPr>
    </w:p>
    <w:bookmarkEnd w:id="8"/>
    <w:p w14:paraId="24DAC8CE" w14:textId="77777777" w:rsidR="00D90B60" w:rsidRPr="004962B0" w:rsidRDefault="094368B2" w:rsidP="094368B2">
      <w:pPr>
        <w:numPr>
          <w:ilvl w:val="0"/>
          <w:numId w:val="6"/>
        </w:numPr>
        <w:tabs>
          <w:tab w:val="clear" w:pos="360"/>
          <w:tab w:val="left" w:pos="1008"/>
        </w:tabs>
        <w:spacing w:before="3" w:line="297" w:lineRule="exact"/>
        <w:ind w:left="1008" w:right="62" w:hanging="360"/>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Multi-Centre Trial</w:t>
      </w:r>
    </w:p>
    <w:p w14:paraId="78564925" w14:textId="77777777" w:rsidR="00D90B60" w:rsidRPr="004962B0" w:rsidRDefault="094368B2" w:rsidP="094368B2">
      <w:pPr>
        <w:spacing w:before="3" w:line="270"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a Clinical Trial where at least one other institution is participating in the</w:t>
      </w:r>
    </w:p>
    <w:p w14:paraId="21410721" w14:textId="77777777" w:rsidR="00B75CD6" w:rsidRDefault="00736E94" w:rsidP="094368B2">
      <w:pPr>
        <w:spacing w:before="3" w:line="276" w:lineRule="exact"/>
        <w:ind w:left="1008" w:right="62"/>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Clinical Trial;</w:t>
      </w:r>
    </w:p>
    <w:p w14:paraId="56BB4C09" w14:textId="77777777" w:rsidR="00231E57" w:rsidRPr="004962B0" w:rsidRDefault="00231E57" w:rsidP="094368B2">
      <w:pPr>
        <w:spacing w:before="3" w:line="276" w:lineRule="exact"/>
        <w:ind w:left="1008" w:right="62"/>
        <w:jc w:val="both"/>
        <w:textAlignment w:val="baseline"/>
        <w:rPr>
          <w:rFonts w:ascii="Arial" w:eastAsia="Arial" w:hAnsi="Arial"/>
          <w:color w:val="000000"/>
          <w:spacing w:val="-1"/>
          <w:sz w:val="24"/>
          <w:szCs w:val="24"/>
        </w:rPr>
      </w:pPr>
    </w:p>
    <w:p w14:paraId="6A60E74F" w14:textId="77777777" w:rsidR="00D90B60" w:rsidRPr="004962B0" w:rsidRDefault="094368B2" w:rsidP="094368B2">
      <w:pPr>
        <w:numPr>
          <w:ilvl w:val="0"/>
          <w:numId w:val="6"/>
        </w:numPr>
        <w:tabs>
          <w:tab w:val="clear" w:pos="360"/>
          <w:tab w:val="left" w:pos="1008"/>
        </w:tabs>
        <w:spacing w:before="3" w:line="297" w:lineRule="exact"/>
        <w:ind w:left="1008" w:right="62" w:hanging="360"/>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Personal Data</w:t>
      </w:r>
    </w:p>
    <w:p w14:paraId="2296AD13" w14:textId="77777777" w:rsidR="00D90B60" w:rsidRDefault="094368B2" w:rsidP="094368B2">
      <w:pPr>
        <w:spacing w:before="3" w:line="275" w:lineRule="exact"/>
        <w:ind w:left="10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means any and all information, data and material of any nature received or obtained by any Party in connection with this Agreement which is personal data as defined in the Data Protection Laws and Guidance and which relates to a Clinical Trial Subject (or potential Clinical Trial Subject) and/or their treatment or medical history;</w:t>
      </w:r>
    </w:p>
    <w:p w14:paraId="097A708C" w14:textId="77777777" w:rsidR="00231E57" w:rsidRPr="004962B0" w:rsidRDefault="00231E57" w:rsidP="094368B2">
      <w:pPr>
        <w:spacing w:before="3" w:line="275" w:lineRule="exact"/>
        <w:ind w:left="1008" w:right="62"/>
        <w:jc w:val="both"/>
        <w:textAlignment w:val="baseline"/>
        <w:rPr>
          <w:rFonts w:ascii="Arial" w:eastAsia="Arial" w:hAnsi="Arial"/>
          <w:color w:val="000000"/>
          <w:sz w:val="24"/>
          <w:szCs w:val="24"/>
        </w:rPr>
      </w:pPr>
    </w:p>
    <w:p w14:paraId="393C58A4" w14:textId="77777777" w:rsidR="00D90B60" w:rsidRPr="004962B0" w:rsidRDefault="094368B2" w:rsidP="094368B2">
      <w:pPr>
        <w:numPr>
          <w:ilvl w:val="0"/>
          <w:numId w:val="6"/>
        </w:numPr>
        <w:tabs>
          <w:tab w:val="clear" w:pos="360"/>
          <w:tab w:val="left" w:pos="1008"/>
        </w:tabs>
        <w:spacing w:before="3" w:line="297" w:lineRule="exact"/>
        <w:ind w:left="1008" w:right="62" w:hanging="360"/>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Personal Data Breach</w:t>
      </w:r>
    </w:p>
    <w:p w14:paraId="5B2164BE" w14:textId="77777777" w:rsidR="00DD3FB5" w:rsidRPr="004962B0" w:rsidRDefault="094368B2" w:rsidP="094368B2">
      <w:pPr>
        <w:spacing w:before="3" w:line="270" w:lineRule="exact"/>
        <w:ind w:left="10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means a breach of security leading to the accidental or unlawful destruction, loss, alteration, unauthorised disclosure of, or access to, Personal Data transmitted, stored or otherwise Processed;</w:t>
      </w:r>
    </w:p>
    <w:p w14:paraId="2B22ACB5" w14:textId="77777777" w:rsidR="005C6006" w:rsidRPr="004962B0" w:rsidRDefault="005C6006" w:rsidP="094368B2">
      <w:pPr>
        <w:spacing w:before="3" w:line="270" w:lineRule="exact"/>
        <w:ind w:left="1008" w:right="62"/>
        <w:jc w:val="both"/>
        <w:textAlignment w:val="baseline"/>
        <w:rPr>
          <w:rFonts w:ascii="Arial" w:eastAsia="Arial" w:hAnsi="Arial"/>
          <w:color w:val="000000"/>
          <w:sz w:val="24"/>
          <w:szCs w:val="24"/>
        </w:rPr>
      </w:pPr>
    </w:p>
    <w:p w14:paraId="6C4873DE" w14:textId="77777777" w:rsidR="00D90B60" w:rsidRPr="004962B0" w:rsidRDefault="00736E94" w:rsidP="094368B2">
      <w:pPr>
        <w:numPr>
          <w:ilvl w:val="0"/>
          <w:numId w:val="6"/>
        </w:numPr>
        <w:tabs>
          <w:tab w:val="clear" w:pos="360"/>
          <w:tab w:val="left" w:pos="1008"/>
        </w:tabs>
        <w:spacing w:before="3" w:line="297" w:lineRule="exact"/>
        <w:ind w:left="1009" w:right="62" w:hanging="360"/>
        <w:jc w:val="both"/>
        <w:textAlignment w:val="baseline"/>
        <w:rPr>
          <w:rFonts w:ascii="Arial" w:eastAsia="Arial" w:hAnsi="Arial"/>
          <w:b/>
          <w:bCs/>
          <w:color w:val="000000"/>
          <w:spacing w:val="-2"/>
          <w:sz w:val="24"/>
          <w:szCs w:val="24"/>
        </w:rPr>
      </w:pPr>
      <w:r w:rsidRPr="094368B2">
        <w:rPr>
          <w:rFonts w:ascii="Arial" w:eastAsia="Arial" w:hAnsi="Arial"/>
          <w:b/>
          <w:bCs/>
          <w:color w:val="000000"/>
          <w:spacing w:val="-2"/>
          <w:sz w:val="24"/>
          <w:szCs w:val="24"/>
        </w:rPr>
        <w:t>Personnel</w:t>
      </w:r>
    </w:p>
    <w:p w14:paraId="3291FCDE" w14:textId="77777777" w:rsidR="00014CDC" w:rsidRDefault="094368B2" w:rsidP="094368B2">
      <w:pPr>
        <w:spacing w:before="3" w:line="276" w:lineRule="exact"/>
        <w:ind w:left="1009"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Clinical Organisation’s employees or persons with a secondment agreement or on a contract of service or other formal agreement with the Clinical </w:t>
      </w:r>
      <w:r w:rsidRPr="094368B2">
        <w:rPr>
          <w:rFonts w:ascii="Arial" w:eastAsia="Arial" w:hAnsi="Arial"/>
          <w:color w:val="000000" w:themeColor="text1"/>
          <w:sz w:val="24"/>
          <w:szCs w:val="24"/>
        </w:rPr>
        <w:lastRenderedPageBreak/>
        <w:t>Organisation who undertake the conduct of the Clinical Trial at the Site(s) on behalf of the Clinical Organisation;</w:t>
      </w:r>
    </w:p>
    <w:p w14:paraId="259E95CF" w14:textId="77777777" w:rsidR="00231E57" w:rsidRPr="004962B0" w:rsidRDefault="00231E57" w:rsidP="094368B2">
      <w:pPr>
        <w:spacing w:before="3" w:line="276" w:lineRule="exact"/>
        <w:ind w:left="1009" w:right="62"/>
        <w:jc w:val="both"/>
        <w:textAlignment w:val="baseline"/>
        <w:rPr>
          <w:rFonts w:ascii="Arial" w:eastAsia="Arial" w:hAnsi="Arial"/>
          <w:color w:val="000000"/>
          <w:sz w:val="24"/>
          <w:szCs w:val="24"/>
        </w:rPr>
      </w:pPr>
    </w:p>
    <w:p w14:paraId="4FE5F2C6" w14:textId="77777777" w:rsidR="00D90B60" w:rsidRPr="004962B0" w:rsidRDefault="00736E94" w:rsidP="094368B2">
      <w:pPr>
        <w:numPr>
          <w:ilvl w:val="0"/>
          <w:numId w:val="6"/>
        </w:numPr>
        <w:tabs>
          <w:tab w:val="clear" w:pos="360"/>
          <w:tab w:val="left" w:pos="1008"/>
        </w:tabs>
        <w:spacing w:before="3" w:line="297" w:lineRule="exact"/>
        <w:ind w:left="1008" w:right="62" w:hanging="360"/>
        <w:jc w:val="both"/>
        <w:textAlignment w:val="baseline"/>
        <w:rPr>
          <w:rFonts w:ascii="Arial" w:eastAsia="Arial" w:hAnsi="Arial"/>
          <w:b/>
          <w:bCs/>
          <w:color w:val="000000"/>
          <w:spacing w:val="-2"/>
          <w:sz w:val="24"/>
          <w:szCs w:val="24"/>
        </w:rPr>
      </w:pPr>
      <w:r w:rsidRPr="094368B2">
        <w:rPr>
          <w:rFonts w:ascii="Arial" w:eastAsia="Arial" w:hAnsi="Arial"/>
          <w:b/>
          <w:bCs/>
          <w:color w:val="000000"/>
          <w:spacing w:val="-2"/>
          <w:sz w:val="24"/>
          <w:szCs w:val="24"/>
        </w:rPr>
        <w:t>Process</w:t>
      </w:r>
    </w:p>
    <w:p w14:paraId="439F8832" w14:textId="77777777" w:rsidR="00D90B60" w:rsidRPr="004962B0" w:rsidRDefault="094368B2" w:rsidP="094368B2">
      <w:pPr>
        <w:spacing w:before="3" w:line="271"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shall</w:t>
      </w:r>
      <w:proofErr w:type="gramEnd"/>
      <w:r w:rsidRPr="094368B2">
        <w:rPr>
          <w:rFonts w:ascii="Arial" w:eastAsia="Arial" w:hAnsi="Arial"/>
          <w:color w:val="000000" w:themeColor="text1"/>
          <w:sz w:val="24"/>
          <w:szCs w:val="24"/>
        </w:rPr>
        <w:t xml:space="preserve"> have the meaning set out in the Data Protection Laws and Guidance (and</w:t>
      </w:r>
    </w:p>
    <w:p w14:paraId="5A38C014" w14:textId="77777777" w:rsidR="001E62E1" w:rsidRDefault="094368B2" w:rsidP="2E67D916">
      <w:pPr>
        <w:spacing w:before="3" w:line="276" w:lineRule="exact"/>
        <w:ind w:left="1008" w:right="62"/>
        <w:jc w:val="both"/>
        <w:textAlignment w:val="baseline"/>
        <w:rPr>
          <w:rFonts w:ascii="Arial" w:eastAsia="Arial" w:hAnsi="Arial"/>
          <w:color w:val="000000"/>
          <w:sz w:val="24"/>
          <w:szCs w:val="24"/>
          <w:lang w:val="en-US"/>
        </w:rPr>
      </w:pPr>
      <w:r w:rsidRPr="094368B2">
        <w:rPr>
          <w:rFonts w:ascii="Arial" w:eastAsia="Arial" w:hAnsi="Arial"/>
          <w:color w:val="000000" w:themeColor="text1"/>
          <w:sz w:val="24"/>
          <w:szCs w:val="24"/>
        </w:rPr>
        <w:t>“</w:t>
      </w:r>
      <w:r w:rsidRPr="094368B2">
        <w:rPr>
          <w:rFonts w:ascii="Arial" w:eastAsia="Arial" w:hAnsi="Arial"/>
          <w:b/>
          <w:bCs/>
          <w:color w:val="000000" w:themeColor="text1"/>
          <w:sz w:val="24"/>
          <w:szCs w:val="24"/>
        </w:rPr>
        <w:t>Process</w:t>
      </w:r>
      <w:r w:rsidRPr="094368B2">
        <w:rPr>
          <w:rFonts w:ascii="Arial" w:eastAsia="Arial" w:hAnsi="Arial"/>
          <w:color w:val="000000" w:themeColor="text1"/>
          <w:sz w:val="24"/>
          <w:szCs w:val="24"/>
        </w:rPr>
        <w:t>”, “</w:t>
      </w:r>
      <w:r w:rsidRPr="094368B2">
        <w:rPr>
          <w:rFonts w:ascii="Arial" w:eastAsia="Arial" w:hAnsi="Arial"/>
          <w:b/>
          <w:bCs/>
          <w:color w:val="000000" w:themeColor="text1"/>
          <w:sz w:val="24"/>
          <w:szCs w:val="24"/>
        </w:rPr>
        <w:t>Processing</w:t>
      </w:r>
      <w:r w:rsidRPr="094368B2">
        <w:rPr>
          <w:rFonts w:ascii="Arial" w:eastAsia="Arial" w:hAnsi="Arial"/>
          <w:color w:val="000000" w:themeColor="text1"/>
          <w:sz w:val="24"/>
          <w:szCs w:val="24"/>
        </w:rPr>
        <w:t>” and “</w:t>
      </w:r>
      <w:r w:rsidRPr="094368B2">
        <w:rPr>
          <w:rFonts w:ascii="Arial" w:eastAsia="Arial" w:hAnsi="Arial"/>
          <w:b/>
          <w:bCs/>
          <w:color w:val="000000" w:themeColor="text1"/>
          <w:sz w:val="24"/>
          <w:szCs w:val="24"/>
        </w:rPr>
        <w:t>Processed</w:t>
      </w:r>
      <w:r w:rsidRPr="094368B2">
        <w:rPr>
          <w:rFonts w:ascii="Arial" w:eastAsia="Arial" w:hAnsi="Arial"/>
          <w:color w:val="000000" w:themeColor="text1"/>
          <w:sz w:val="24"/>
          <w:szCs w:val="24"/>
        </w:rPr>
        <w:t xml:space="preserve">” </w:t>
      </w:r>
      <w:proofErr w:type="gramStart"/>
      <w:r w:rsidRPr="094368B2">
        <w:rPr>
          <w:rFonts w:ascii="Arial" w:eastAsia="Arial" w:hAnsi="Arial"/>
          <w:color w:val="000000" w:themeColor="text1"/>
          <w:sz w:val="24"/>
          <w:szCs w:val="24"/>
        </w:rPr>
        <w:t>shall be construed</w:t>
      </w:r>
      <w:proofErr w:type="gramEnd"/>
      <w:r w:rsidRPr="094368B2">
        <w:rPr>
          <w:rFonts w:ascii="Arial" w:eastAsia="Arial" w:hAnsi="Arial"/>
          <w:color w:val="000000" w:themeColor="text1"/>
          <w:sz w:val="24"/>
          <w:szCs w:val="24"/>
        </w:rPr>
        <w:t xml:space="preserve"> accordingly);</w:t>
      </w:r>
    </w:p>
    <w:p w14:paraId="4E2D97E8" w14:textId="77777777" w:rsidR="00231E57" w:rsidRPr="004962B0" w:rsidRDefault="00231E57" w:rsidP="094368B2">
      <w:pPr>
        <w:spacing w:before="3" w:line="276" w:lineRule="exact"/>
        <w:ind w:left="1008" w:right="62"/>
        <w:jc w:val="both"/>
        <w:textAlignment w:val="baseline"/>
        <w:rPr>
          <w:rFonts w:ascii="Arial" w:eastAsia="Arial" w:hAnsi="Arial"/>
          <w:color w:val="000000"/>
          <w:sz w:val="24"/>
          <w:szCs w:val="24"/>
        </w:rPr>
      </w:pPr>
    </w:p>
    <w:p w14:paraId="4629748D" w14:textId="77777777" w:rsidR="00D90B60" w:rsidRPr="004962B0" w:rsidRDefault="094368B2" w:rsidP="094368B2">
      <w:pPr>
        <w:numPr>
          <w:ilvl w:val="0"/>
          <w:numId w:val="6"/>
        </w:numPr>
        <w:tabs>
          <w:tab w:val="clear" w:pos="360"/>
          <w:tab w:val="left" w:pos="1008"/>
        </w:tabs>
        <w:spacing w:before="3" w:line="297" w:lineRule="exact"/>
        <w:ind w:left="1008" w:right="62" w:hanging="360"/>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Processor</w:t>
      </w:r>
    </w:p>
    <w:p w14:paraId="3F6913D3" w14:textId="77777777" w:rsidR="00E20368" w:rsidRDefault="094368B2" w:rsidP="094368B2">
      <w:pPr>
        <w:tabs>
          <w:tab w:val="left" w:pos="360"/>
          <w:tab w:val="left" w:pos="1008"/>
        </w:tabs>
        <w:spacing w:before="3" w:line="297"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shall</w:t>
      </w:r>
      <w:proofErr w:type="gramEnd"/>
      <w:r w:rsidRPr="094368B2">
        <w:rPr>
          <w:rFonts w:ascii="Arial" w:eastAsia="Arial" w:hAnsi="Arial"/>
          <w:color w:val="000000" w:themeColor="text1"/>
          <w:sz w:val="24"/>
          <w:szCs w:val="24"/>
        </w:rPr>
        <w:t xml:space="preserve"> have the meaning set out in the Data Protection Laws and Guidance;</w:t>
      </w:r>
    </w:p>
    <w:p w14:paraId="3D2A4DE2" w14:textId="77777777" w:rsidR="00231E57" w:rsidRPr="004962B0" w:rsidRDefault="00231E57" w:rsidP="094368B2">
      <w:pPr>
        <w:tabs>
          <w:tab w:val="left" w:pos="360"/>
          <w:tab w:val="left" w:pos="1008"/>
        </w:tabs>
        <w:spacing w:before="3" w:line="297" w:lineRule="exact"/>
        <w:ind w:left="1008" w:right="62"/>
        <w:jc w:val="both"/>
        <w:textAlignment w:val="baseline"/>
        <w:rPr>
          <w:rFonts w:ascii="Arial" w:eastAsia="Arial" w:hAnsi="Arial"/>
          <w:color w:val="000000"/>
          <w:sz w:val="24"/>
          <w:szCs w:val="24"/>
        </w:rPr>
      </w:pPr>
    </w:p>
    <w:p w14:paraId="1AFAB4D7" w14:textId="77777777" w:rsidR="00D90B60" w:rsidRPr="004962B0" w:rsidRDefault="094368B2" w:rsidP="094368B2">
      <w:pPr>
        <w:pStyle w:val="ListParagraph"/>
        <w:numPr>
          <w:ilvl w:val="0"/>
          <w:numId w:val="29"/>
        </w:numPr>
        <w:tabs>
          <w:tab w:val="left" w:pos="360"/>
          <w:tab w:val="left" w:pos="1008"/>
        </w:tabs>
        <w:spacing w:before="3" w:line="297" w:lineRule="exact"/>
        <w:ind w:left="981" w:right="62" w:hanging="357"/>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Principal Investigator</w:t>
      </w:r>
    </w:p>
    <w:p w14:paraId="1EF85880" w14:textId="77777777" w:rsidR="00D90B60" w:rsidRDefault="094368B2" w:rsidP="094368B2">
      <w:pPr>
        <w:spacing w:before="3" w:line="270"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medical practitioner employed by the Clinical Organisation who will take primary responsibility for the conduct of the Clinical Trial at the Site on behalf of the Clinical Organisation;</w:t>
      </w:r>
    </w:p>
    <w:p w14:paraId="3867E969" w14:textId="77777777" w:rsidR="00231E57" w:rsidRPr="004962B0" w:rsidRDefault="00231E57" w:rsidP="094368B2">
      <w:pPr>
        <w:spacing w:before="3" w:line="270" w:lineRule="exact"/>
        <w:ind w:left="1008" w:right="62"/>
        <w:jc w:val="both"/>
        <w:textAlignment w:val="baseline"/>
        <w:rPr>
          <w:rFonts w:ascii="Arial" w:eastAsia="Arial" w:hAnsi="Arial"/>
          <w:color w:val="000000"/>
          <w:sz w:val="24"/>
          <w:szCs w:val="24"/>
        </w:rPr>
      </w:pPr>
    </w:p>
    <w:p w14:paraId="057242DB" w14:textId="77777777" w:rsidR="00D90B60" w:rsidRPr="004962B0" w:rsidRDefault="00736E94" w:rsidP="094368B2">
      <w:pPr>
        <w:numPr>
          <w:ilvl w:val="0"/>
          <w:numId w:val="6"/>
        </w:numPr>
        <w:tabs>
          <w:tab w:val="clear" w:pos="360"/>
          <w:tab w:val="left" w:pos="1008"/>
        </w:tabs>
        <w:spacing w:before="3" w:line="297" w:lineRule="exact"/>
        <w:ind w:left="1008" w:right="62" w:hanging="360"/>
        <w:jc w:val="both"/>
        <w:textAlignment w:val="baseline"/>
        <w:rPr>
          <w:rFonts w:ascii="Arial" w:eastAsia="Arial" w:hAnsi="Arial"/>
          <w:b/>
          <w:bCs/>
          <w:color w:val="000000"/>
          <w:spacing w:val="-2"/>
          <w:sz w:val="24"/>
          <w:szCs w:val="24"/>
        </w:rPr>
      </w:pPr>
      <w:r w:rsidRPr="094368B2">
        <w:rPr>
          <w:rFonts w:ascii="Arial" w:eastAsia="Arial" w:hAnsi="Arial"/>
          <w:b/>
          <w:bCs/>
          <w:color w:val="000000"/>
          <w:spacing w:val="-2"/>
          <w:sz w:val="24"/>
          <w:szCs w:val="24"/>
        </w:rPr>
        <w:t>Protocol</w:t>
      </w:r>
    </w:p>
    <w:p w14:paraId="0B7B79A5" w14:textId="77777777" w:rsidR="00D90B60" w:rsidRDefault="00736E94" w:rsidP="094368B2">
      <w:pPr>
        <w:spacing w:before="3" w:line="271" w:lineRule="exact"/>
        <w:ind w:left="1008" w:right="62"/>
        <w:jc w:val="both"/>
        <w:textAlignment w:val="baseline"/>
        <w:rPr>
          <w:rFonts w:ascii="Arial" w:eastAsia="Arial" w:hAnsi="Arial"/>
          <w:color w:val="000000"/>
          <w:sz w:val="24"/>
          <w:szCs w:val="24"/>
        </w:rPr>
      </w:pPr>
      <w:r w:rsidRPr="094368B2">
        <w:rPr>
          <w:rFonts w:ascii="Arial" w:eastAsia="Arial" w:hAnsi="Arial"/>
          <w:color w:val="000000"/>
          <w:sz w:val="24"/>
          <w:szCs w:val="24"/>
        </w:rPr>
        <w:t>means the full description of the Clinical Trial with the reference number set out</w:t>
      </w:r>
      <w:r w:rsidR="00E20368" w:rsidRPr="004962B0">
        <w:t xml:space="preserve"> </w:t>
      </w:r>
      <w:r w:rsidR="005656EE">
        <w:rPr>
          <w:noProof/>
          <w:lang w:val="en-IE" w:eastAsia="en-IE"/>
        </w:rPr>
        <mc:AlternateContent>
          <mc:Choice Requires="wps">
            <w:drawing>
              <wp:anchor distT="0" distB="0" distL="114300" distR="114300" simplePos="0" relativeHeight="251670528" behindDoc="0" locked="0" layoutInCell="1" allowOverlap="1" wp14:anchorId="1657FD89" wp14:editId="3C204CDC">
                <wp:simplePos x="0" y="0"/>
                <wp:positionH relativeFrom="page">
                  <wp:posOffset>817880</wp:posOffset>
                </wp:positionH>
                <wp:positionV relativeFrom="page">
                  <wp:posOffset>399415</wp:posOffset>
                </wp:positionV>
                <wp:extent cx="6071235" cy="0"/>
                <wp:effectExtent l="0" t="0" r="0" b="0"/>
                <wp:wrapNone/>
                <wp:docPr id="991533093" name="Line 45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71235" cy="0"/>
                        </a:xfrm>
                        <a:prstGeom prst="line">
                          <a:avLst/>
                        </a:prstGeom>
                        <a:noFill/>
                        <a:ln w="6350">
                          <a:no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170A5851" id="Line 452"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4.4pt,31.45pt" to="542.4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" stroked="f" strokeweight=".5pt">
                <o:lock v:ext="edit" shapetype="f"/>
                <w10:wrap anchorx="page" anchory="page"/>
              </v:line>
            </w:pict>
          </mc:Fallback>
        </mc:AlternateContent>
      </w:r>
      <w:r w:rsidR="00460174" w:rsidRPr="094368B2">
        <w:rPr>
          <w:rFonts w:ascii="Arial" w:eastAsia="Arial" w:hAnsi="Arial"/>
          <w:color w:val="000000"/>
          <w:sz w:val="24"/>
          <w:szCs w:val="24"/>
        </w:rPr>
        <w:t>on the front page of this Agreement, together with any amendments thereof made in accordance with Clause 1</w:t>
      </w:r>
      <w:r w:rsidR="001E62E1" w:rsidRPr="094368B2">
        <w:rPr>
          <w:rFonts w:ascii="Arial" w:eastAsia="Arial" w:hAnsi="Arial"/>
          <w:color w:val="000000"/>
          <w:sz w:val="24"/>
          <w:szCs w:val="24"/>
        </w:rPr>
        <w:t>7</w:t>
      </w:r>
      <w:r w:rsidR="00460174" w:rsidRPr="094368B2">
        <w:rPr>
          <w:rFonts w:ascii="Arial" w:eastAsia="Arial" w:hAnsi="Arial"/>
          <w:color w:val="000000"/>
          <w:sz w:val="24"/>
          <w:szCs w:val="24"/>
        </w:rPr>
        <w:t>.3, and incorporated into this Agreement by reference;</w:t>
      </w:r>
    </w:p>
    <w:p w14:paraId="1AF65741" w14:textId="77777777" w:rsidR="00231E57" w:rsidRPr="004962B0" w:rsidRDefault="00231E57" w:rsidP="094368B2">
      <w:pPr>
        <w:spacing w:before="3" w:line="271" w:lineRule="exact"/>
        <w:ind w:left="1008" w:right="62"/>
        <w:jc w:val="both"/>
        <w:textAlignment w:val="baseline"/>
        <w:rPr>
          <w:rFonts w:ascii="Arial" w:eastAsia="Arial" w:hAnsi="Arial"/>
          <w:color w:val="000000"/>
          <w:sz w:val="24"/>
          <w:szCs w:val="24"/>
        </w:rPr>
      </w:pPr>
    </w:p>
    <w:p w14:paraId="777E27CF" w14:textId="77777777" w:rsidR="00D90B60" w:rsidRPr="004962B0" w:rsidRDefault="094368B2" w:rsidP="094368B2">
      <w:pPr>
        <w:numPr>
          <w:ilvl w:val="0"/>
          <w:numId w:val="6"/>
        </w:numPr>
        <w:tabs>
          <w:tab w:val="clear" w:pos="360"/>
          <w:tab w:val="left" w:pos="1008"/>
        </w:tabs>
        <w:spacing w:before="3" w:line="298" w:lineRule="exact"/>
        <w:ind w:left="1008" w:right="62" w:hanging="360"/>
        <w:jc w:val="both"/>
        <w:textAlignment w:val="baseline"/>
        <w:rPr>
          <w:rFonts w:ascii="Arial" w:eastAsia="Arial" w:hAnsi="Arial"/>
          <w:b/>
          <w:bCs/>
          <w:color w:val="000000"/>
          <w:sz w:val="24"/>
          <w:szCs w:val="24"/>
        </w:rPr>
      </w:pPr>
      <w:proofErr w:type="spellStart"/>
      <w:r w:rsidRPr="094368B2">
        <w:rPr>
          <w:rFonts w:ascii="Arial" w:eastAsia="Arial" w:hAnsi="Arial"/>
          <w:b/>
          <w:bCs/>
          <w:color w:val="000000" w:themeColor="text1"/>
          <w:sz w:val="24"/>
          <w:szCs w:val="24"/>
        </w:rPr>
        <w:t>Pseudonymised</w:t>
      </w:r>
      <w:proofErr w:type="spellEnd"/>
      <w:r w:rsidRPr="094368B2">
        <w:rPr>
          <w:rFonts w:ascii="Arial" w:eastAsia="Arial" w:hAnsi="Arial"/>
          <w:b/>
          <w:bCs/>
          <w:color w:val="000000" w:themeColor="text1"/>
          <w:sz w:val="24"/>
          <w:szCs w:val="24"/>
        </w:rPr>
        <w:t xml:space="preserve"> Data</w:t>
      </w:r>
    </w:p>
    <w:p w14:paraId="3DCA302D" w14:textId="77777777" w:rsidR="00D90B60" w:rsidRPr="004962B0" w:rsidRDefault="094368B2" w:rsidP="094368B2">
      <w:pPr>
        <w:spacing w:before="3" w:line="274" w:lineRule="exact"/>
        <w:ind w:left="10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means individual-level data relating to a natural person (as opposed to aggregated data) who is made no longer identified or identifiable from that data by virtue of the replacement of personal identifiers with a code, or equivalent, and which is safeguarded as non-identifiable in accordance with this Agreement;</w:t>
      </w:r>
    </w:p>
    <w:p w14:paraId="10A7117B" w14:textId="77777777" w:rsidR="005C6006" w:rsidRPr="004962B0" w:rsidRDefault="005C6006" w:rsidP="094368B2">
      <w:pPr>
        <w:spacing w:before="3" w:line="274" w:lineRule="exact"/>
        <w:ind w:left="1008" w:right="62"/>
        <w:jc w:val="both"/>
        <w:textAlignment w:val="baseline"/>
        <w:rPr>
          <w:rFonts w:ascii="Arial" w:eastAsia="Arial" w:hAnsi="Arial"/>
          <w:color w:val="000000"/>
          <w:sz w:val="24"/>
          <w:szCs w:val="24"/>
        </w:rPr>
      </w:pPr>
    </w:p>
    <w:p w14:paraId="74565B12" w14:textId="77777777" w:rsidR="00D90B60" w:rsidRPr="004962B0" w:rsidRDefault="00736E94" w:rsidP="094368B2">
      <w:pPr>
        <w:numPr>
          <w:ilvl w:val="0"/>
          <w:numId w:val="6"/>
        </w:numPr>
        <w:tabs>
          <w:tab w:val="clear" w:pos="360"/>
          <w:tab w:val="left" w:pos="1008"/>
        </w:tabs>
        <w:spacing w:before="3" w:line="298" w:lineRule="exact"/>
        <w:ind w:left="1008" w:right="62" w:hanging="360"/>
        <w:jc w:val="both"/>
        <w:textAlignment w:val="baseline"/>
        <w:rPr>
          <w:rFonts w:ascii="Arial" w:eastAsia="Arial" w:hAnsi="Arial"/>
          <w:b/>
          <w:bCs/>
          <w:color w:val="000000"/>
          <w:spacing w:val="-2"/>
          <w:sz w:val="24"/>
          <w:szCs w:val="24"/>
        </w:rPr>
      </w:pPr>
      <w:r w:rsidRPr="094368B2">
        <w:rPr>
          <w:rFonts w:ascii="Arial" w:eastAsia="Arial" w:hAnsi="Arial"/>
          <w:b/>
          <w:bCs/>
          <w:color w:val="000000"/>
          <w:spacing w:val="-2"/>
          <w:sz w:val="24"/>
          <w:szCs w:val="24"/>
        </w:rPr>
        <w:t>Research</w:t>
      </w:r>
    </w:p>
    <w:p w14:paraId="2FF0B501" w14:textId="77777777" w:rsidR="00ED34E1" w:rsidRDefault="094368B2" w:rsidP="094368B2">
      <w:pPr>
        <w:spacing w:before="3" w:line="271"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attempt to derive </w:t>
      </w:r>
      <w:proofErr w:type="spellStart"/>
      <w:r w:rsidRPr="094368B2">
        <w:rPr>
          <w:rFonts w:ascii="Arial" w:eastAsia="Arial" w:hAnsi="Arial"/>
          <w:color w:val="000000" w:themeColor="text1"/>
          <w:sz w:val="24"/>
          <w:szCs w:val="24"/>
        </w:rPr>
        <w:t>generalisable</w:t>
      </w:r>
      <w:proofErr w:type="spellEnd"/>
      <w:r w:rsidRPr="094368B2">
        <w:rPr>
          <w:rFonts w:ascii="Arial" w:eastAsia="Arial" w:hAnsi="Arial"/>
          <w:color w:val="000000" w:themeColor="text1"/>
          <w:sz w:val="24"/>
          <w:szCs w:val="24"/>
        </w:rPr>
        <w:t xml:space="preserve"> or transferable new knowledge to answer or refine relevant questions with scientifically sound methods;</w:t>
      </w:r>
    </w:p>
    <w:p w14:paraId="405CBDC2" w14:textId="77777777" w:rsidR="00231E57" w:rsidRPr="004962B0" w:rsidRDefault="00231E57" w:rsidP="094368B2">
      <w:pPr>
        <w:spacing w:before="3" w:line="277" w:lineRule="exact"/>
        <w:ind w:left="1008" w:right="62"/>
        <w:jc w:val="both"/>
        <w:textAlignment w:val="baseline"/>
        <w:rPr>
          <w:rFonts w:ascii="Arial" w:eastAsia="Arial" w:hAnsi="Arial"/>
          <w:color w:val="000000"/>
          <w:sz w:val="24"/>
          <w:szCs w:val="24"/>
        </w:rPr>
      </w:pPr>
    </w:p>
    <w:p w14:paraId="40E87F83" w14:textId="77777777" w:rsidR="00D90B60" w:rsidRPr="004962B0" w:rsidRDefault="094368B2" w:rsidP="094368B2">
      <w:pPr>
        <w:numPr>
          <w:ilvl w:val="0"/>
          <w:numId w:val="6"/>
        </w:numPr>
        <w:tabs>
          <w:tab w:val="clear" w:pos="360"/>
          <w:tab w:val="left" w:pos="1008"/>
        </w:tabs>
        <w:spacing w:before="3" w:line="298" w:lineRule="exact"/>
        <w:ind w:left="1008" w:right="62" w:hanging="360"/>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Regulatory Authority</w:t>
      </w:r>
    </w:p>
    <w:p w14:paraId="32709BBC" w14:textId="77777777" w:rsidR="00D90B60" w:rsidRPr="004962B0" w:rsidRDefault="094368B2" w:rsidP="094368B2">
      <w:pPr>
        <w:spacing w:before="3" w:line="270"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any regulatory authority responsible for the review and approval of the</w:t>
      </w:r>
    </w:p>
    <w:p w14:paraId="2513384A" w14:textId="77777777" w:rsidR="00D90B60" w:rsidRDefault="094368B2" w:rsidP="094368B2">
      <w:pPr>
        <w:spacing w:before="3" w:line="277" w:lineRule="exact"/>
        <w:ind w:left="10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Clinical Trial and the use of the IMP;</w:t>
      </w:r>
    </w:p>
    <w:p w14:paraId="6D63432D" w14:textId="77777777" w:rsidR="00231E57" w:rsidRPr="004962B0" w:rsidRDefault="00231E57" w:rsidP="094368B2">
      <w:pPr>
        <w:spacing w:before="3" w:line="277" w:lineRule="exact"/>
        <w:ind w:left="1008" w:right="62"/>
        <w:jc w:val="both"/>
        <w:textAlignment w:val="baseline"/>
        <w:rPr>
          <w:rFonts w:ascii="Arial" w:eastAsia="Arial" w:hAnsi="Arial"/>
          <w:color w:val="000000"/>
          <w:sz w:val="24"/>
          <w:szCs w:val="24"/>
        </w:rPr>
      </w:pPr>
    </w:p>
    <w:p w14:paraId="1414FC74" w14:textId="77777777" w:rsidR="00D90B60" w:rsidRPr="004962B0" w:rsidRDefault="00736E94" w:rsidP="094368B2">
      <w:pPr>
        <w:numPr>
          <w:ilvl w:val="0"/>
          <w:numId w:val="6"/>
        </w:numPr>
        <w:tabs>
          <w:tab w:val="clear" w:pos="360"/>
          <w:tab w:val="left" w:pos="1008"/>
        </w:tabs>
        <w:spacing w:before="3" w:line="298" w:lineRule="exact"/>
        <w:ind w:left="1008" w:right="62" w:hanging="360"/>
        <w:jc w:val="both"/>
        <w:textAlignment w:val="baseline"/>
        <w:rPr>
          <w:rFonts w:ascii="Arial" w:eastAsia="Arial" w:hAnsi="Arial"/>
          <w:b/>
          <w:bCs/>
          <w:color w:val="000000"/>
          <w:spacing w:val="-2"/>
          <w:sz w:val="24"/>
          <w:szCs w:val="24"/>
        </w:rPr>
      </w:pPr>
      <w:r w:rsidRPr="094368B2">
        <w:rPr>
          <w:rFonts w:ascii="Arial" w:eastAsia="Arial" w:hAnsi="Arial"/>
          <w:b/>
          <w:bCs/>
          <w:color w:val="000000"/>
          <w:spacing w:val="-2"/>
          <w:sz w:val="24"/>
          <w:szCs w:val="24"/>
        </w:rPr>
        <w:t>Results</w:t>
      </w:r>
    </w:p>
    <w:p w14:paraId="04259F39" w14:textId="77777777" w:rsidR="00D90B60" w:rsidRDefault="094368B2" w:rsidP="094368B2">
      <w:pPr>
        <w:spacing w:before="3" w:line="270"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research findings produced in the Clinical Trial;</w:t>
      </w:r>
    </w:p>
    <w:p w14:paraId="325A0036" w14:textId="77777777" w:rsidR="00231E57" w:rsidRPr="004962B0" w:rsidRDefault="00231E57" w:rsidP="094368B2">
      <w:pPr>
        <w:spacing w:before="3" w:line="270" w:lineRule="exact"/>
        <w:ind w:left="1008" w:right="62"/>
        <w:jc w:val="both"/>
        <w:textAlignment w:val="baseline"/>
        <w:rPr>
          <w:rFonts w:ascii="Arial" w:eastAsia="Arial" w:hAnsi="Arial"/>
          <w:color w:val="000000"/>
          <w:sz w:val="24"/>
          <w:szCs w:val="24"/>
        </w:rPr>
      </w:pPr>
    </w:p>
    <w:p w14:paraId="41C6DB6D" w14:textId="77777777" w:rsidR="00D90B60" w:rsidRPr="004962B0" w:rsidRDefault="00736E94" w:rsidP="094368B2">
      <w:pPr>
        <w:numPr>
          <w:ilvl w:val="0"/>
          <w:numId w:val="6"/>
        </w:numPr>
        <w:tabs>
          <w:tab w:val="clear" w:pos="360"/>
          <w:tab w:val="left" w:pos="1008"/>
        </w:tabs>
        <w:spacing w:before="3" w:line="299" w:lineRule="exact"/>
        <w:ind w:left="1008" w:right="62" w:hanging="360"/>
        <w:jc w:val="both"/>
        <w:textAlignment w:val="baseline"/>
        <w:rPr>
          <w:rFonts w:ascii="Arial" w:eastAsia="Arial" w:hAnsi="Arial"/>
          <w:b/>
          <w:bCs/>
          <w:color w:val="000000"/>
          <w:spacing w:val="-5"/>
          <w:sz w:val="24"/>
          <w:szCs w:val="24"/>
        </w:rPr>
      </w:pPr>
      <w:r w:rsidRPr="094368B2">
        <w:rPr>
          <w:rFonts w:ascii="Arial" w:eastAsia="Arial" w:hAnsi="Arial"/>
          <w:b/>
          <w:bCs/>
          <w:color w:val="000000"/>
          <w:spacing w:val="-5"/>
          <w:sz w:val="24"/>
          <w:szCs w:val="24"/>
        </w:rPr>
        <w:t>SAE</w:t>
      </w:r>
    </w:p>
    <w:p w14:paraId="04DCCD34" w14:textId="692A975A" w:rsidR="00D90B60" w:rsidRPr="004962B0" w:rsidRDefault="094368B2" w:rsidP="2D24E174">
      <w:pPr>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Serious Adverse Event and shall have the definition set out in EU Clinical Trials Regulation or the European Communities (Clinical Trials on Medicinal Products for Human Use) Regulations, 2004, SI No 190 of 2004 as applicable;</w:t>
      </w:r>
    </w:p>
    <w:p w14:paraId="25B8E6E2" w14:textId="77777777" w:rsidR="000F2FF3" w:rsidRPr="004962B0" w:rsidRDefault="000F2FF3" w:rsidP="094368B2">
      <w:pPr>
        <w:spacing w:before="3" w:line="275" w:lineRule="exact"/>
        <w:ind w:left="1008" w:right="62"/>
        <w:jc w:val="both"/>
        <w:textAlignment w:val="baseline"/>
        <w:rPr>
          <w:rFonts w:ascii="Arial" w:eastAsia="Arial" w:hAnsi="Arial"/>
          <w:color w:val="000000"/>
          <w:sz w:val="24"/>
          <w:szCs w:val="24"/>
        </w:rPr>
      </w:pPr>
    </w:p>
    <w:p w14:paraId="417E3F46" w14:textId="77777777" w:rsidR="00806A1F" w:rsidRPr="004962B0" w:rsidRDefault="00736E94" w:rsidP="094368B2">
      <w:pPr>
        <w:numPr>
          <w:ilvl w:val="0"/>
          <w:numId w:val="6"/>
        </w:numPr>
        <w:tabs>
          <w:tab w:val="clear" w:pos="360"/>
          <w:tab w:val="left" w:pos="1008"/>
        </w:tabs>
        <w:spacing w:before="3" w:line="298" w:lineRule="exact"/>
        <w:ind w:left="1008" w:right="62" w:hanging="360"/>
        <w:jc w:val="both"/>
        <w:textAlignment w:val="baseline"/>
        <w:rPr>
          <w:rFonts w:ascii="Arial" w:eastAsia="Arial" w:hAnsi="Arial"/>
          <w:b/>
          <w:bCs/>
          <w:color w:val="000000"/>
          <w:spacing w:val="-3"/>
          <w:sz w:val="24"/>
          <w:szCs w:val="24"/>
        </w:rPr>
      </w:pPr>
      <w:r w:rsidRPr="094368B2">
        <w:rPr>
          <w:rFonts w:ascii="Arial" w:eastAsia="Arial" w:hAnsi="Arial"/>
          <w:b/>
          <w:bCs/>
          <w:color w:val="000000"/>
          <w:spacing w:val="-3"/>
          <w:sz w:val="24"/>
          <w:szCs w:val="24"/>
        </w:rPr>
        <w:t>Site</w:t>
      </w:r>
    </w:p>
    <w:p w14:paraId="234E2BBC" w14:textId="77777777" w:rsidR="00806A1F" w:rsidRDefault="094368B2" w:rsidP="094368B2">
      <w:pPr>
        <w:spacing w:before="3" w:line="274"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physical location(s) within the Clinical Organisation where the Clinical Trial will be conducted, under the primary responsibility of the Principal Investigator, and approved by the relevant Regulatory Authority and research ethics committee;</w:t>
      </w:r>
    </w:p>
    <w:p w14:paraId="08F093D5" w14:textId="77777777" w:rsidR="00231E57" w:rsidRPr="004962B0" w:rsidRDefault="00231E57" w:rsidP="094368B2">
      <w:pPr>
        <w:spacing w:before="3" w:line="274" w:lineRule="exact"/>
        <w:ind w:left="1008" w:right="62"/>
        <w:jc w:val="both"/>
        <w:textAlignment w:val="baseline"/>
        <w:rPr>
          <w:rFonts w:ascii="Arial" w:eastAsia="Arial" w:hAnsi="Arial"/>
          <w:color w:val="000000"/>
          <w:sz w:val="24"/>
          <w:szCs w:val="24"/>
        </w:rPr>
      </w:pPr>
    </w:p>
    <w:p w14:paraId="1063FF44" w14:textId="77777777" w:rsidR="00806A1F" w:rsidRPr="004962B0" w:rsidRDefault="00736E94" w:rsidP="008F71F3">
      <w:pPr>
        <w:keepNext/>
        <w:numPr>
          <w:ilvl w:val="0"/>
          <w:numId w:val="6"/>
        </w:numPr>
        <w:tabs>
          <w:tab w:val="clear" w:pos="360"/>
          <w:tab w:val="left" w:pos="1008"/>
        </w:tabs>
        <w:spacing w:before="3" w:line="299" w:lineRule="exact"/>
        <w:ind w:left="1003" w:right="62" w:hanging="357"/>
        <w:jc w:val="both"/>
        <w:textAlignment w:val="baseline"/>
        <w:rPr>
          <w:rFonts w:ascii="Arial" w:eastAsia="Arial" w:hAnsi="Arial"/>
          <w:b/>
          <w:bCs/>
          <w:color w:val="000000"/>
          <w:spacing w:val="-1"/>
          <w:sz w:val="24"/>
          <w:szCs w:val="24"/>
        </w:rPr>
      </w:pPr>
      <w:r w:rsidRPr="094368B2">
        <w:rPr>
          <w:rFonts w:ascii="Arial" w:eastAsia="Arial" w:hAnsi="Arial"/>
          <w:b/>
          <w:bCs/>
          <w:color w:val="000000"/>
          <w:spacing w:val="-1"/>
          <w:sz w:val="24"/>
          <w:szCs w:val="24"/>
        </w:rPr>
        <w:lastRenderedPageBreak/>
        <w:t>Site File</w:t>
      </w:r>
    </w:p>
    <w:p w14:paraId="67447F9C" w14:textId="77777777" w:rsidR="00806A1F" w:rsidRDefault="094368B2" w:rsidP="094368B2">
      <w:pPr>
        <w:spacing w:before="3" w:line="275"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file maintained by the Principal Investigator containing the documentation specified in Section 8 of the ICH GCP (Edition CPMP/ICH/135/95);</w:t>
      </w:r>
    </w:p>
    <w:p w14:paraId="49E06E72" w14:textId="77777777" w:rsidR="00231E57" w:rsidRPr="004962B0" w:rsidRDefault="00231E57" w:rsidP="094368B2">
      <w:pPr>
        <w:spacing w:before="3" w:line="275" w:lineRule="exact"/>
        <w:ind w:left="1008" w:right="62"/>
        <w:jc w:val="both"/>
        <w:textAlignment w:val="baseline"/>
        <w:rPr>
          <w:rFonts w:ascii="Arial" w:eastAsia="Arial" w:hAnsi="Arial"/>
          <w:color w:val="000000"/>
          <w:sz w:val="24"/>
          <w:szCs w:val="24"/>
        </w:rPr>
      </w:pPr>
    </w:p>
    <w:p w14:paraId="41F9DF09" w14:textId="77777777" w:rsidR="00806A1F" w:rsidRPr="004962B0" w:rsidRDefault="094368B2" w:rsidP="094368B2">
      <w:pPr>
        <w:numPr>
          <w:ilvl w:val="0"/>
          <w:numId w:val="6"/>
        </w:numPr>
        <w:tabs>
          <w:tab w:val="clear" w:pos="360"/>
          <w:tab w:val="left" w:pos="1008"/>
        </w:tabs>
        <w:spacing w:before="3" w:line="298" w:lineRule="exact"/>
        <w:ind w:left="1008" w:right="62" w:hanging="360"/>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Site Trial Completion</w:t>
      </w:r>
    </w:p>
    <w:p w14:paraId="29EE2B05" w14:textId="77777777" w:rsidR="00806A1F" w:rsidRPr="004962B0" w:rsidRDefault="094368B2" w:rsidP="094368B2">
      <w:pPr>
        <w:spacing w:before="3" w:line="271"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conclusion of all Protocol required activities for all enrolled Clinical</w:t>
      </w:r>
    </w:p>
    <w:p w14:paraId="30F534FC" w14:textId="77777777" w:rsidR="00806A1F" w:rsidRPr="004962B0" w:rsidRDefault="094368B2" w:rsidP="094368B2">
      <w:pPr>
        <w:spacing w:before="3" w:line="277" w:lineRule="exact"/>
        <w:ind w:left="10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Trial Subjects at the Site;</w:t>
      </w:r>
    </w:p>
    <w:p w14:paraId="49FE7D0A" w14:textId="77777777" w:rsidR="00806A1F" w:rsidRDefault="00806A1F" w:rsidP="094368B2">
      <w:pPr>
        <w:pStyle w:val="ListParagraph"/>
        <w:spacing w:before="3" w:line="275" w:lineRule="exact"/>
        <w:ind w:left="981" w:right="62"/>
        <w:jc w:val="both"/>
        <w:textAlignment w:val="baseline"/>
        <w:rPr>
          <w:rFonts w:ascii="Arial" w:eastAsia="Arial" w:hAnsi="Arial"/>
          <w:b/>
          <w:bCs/>
          <w:color w:val="000000"/>
          <w:sz w:val="24"/>
          <w:szCs w:val="24"/>
        </w:rPr>
      </w:pPr>
    </w:p>
    <w:p w14:paraId="430FCC23" w14:textId="77777777" w:rsidR="000F2FF3" w:rsidRPr="004962B0" w:rsidRDefault="094368B2" w:rsidP="094368B2">
      <w:pPr>
        <w:pStyle w:val="ListParagraph"/>
        <w:numPr>
          <w:ilvl w:val="0"/>
          <w:numId w:val="29"/>
        </w:numPr>
        <w:spacing w:before="3" w:line="275" w:lineRule="exact"/>
        <w:ind w:left="981" w:right="62" w:hanging="357"/>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Standard Contractual Clauses</w:t>
      </w:r>
    </w:p>
    <w:p w14:paraId="2689EEC6" w14:textId="7AED9AC3" w:rsidR="00231E57" w:rsidRPr="005629EA" w:rsidRDefault="094368B2" w:rsidP="005629EA">
      <w:pPr>
        <w:spacing w:before="240" w:after="240" w:line="275" w:lineRule="exact"/>
        <w:ind w:left="981"/>
        <w:jc w:val="both"/>
        <w:textAlignment w:val="baseline"/>
        <w:rPr>
          <w:rFonts w:ascii="Arial" w:eastAsia="Arial" w:hAnsi="Arial" w:cs="Arial"/>
          <w:color w:val="000000"/>
          <w:sz w:val="24"/>
          <w:szCs w:val="24"/>
        </w:rPr>
      </w:pPr>
      <w:r w:rsidRPr="00E17D5C">
        <w:rPr>
          <w:rFonts w:ascii="Arial" w:eastAsia="Arial" w:hAnsi="Arial" w:cs="Arial"/>
          <w:color w:val="000000" w:themeColor="text1"/>
          <w:sz w:val="24"/>
          <w:szCs w:val="24"/>
        </w:rPr>
        <w:t xml:space="preserve">means standard sets of contractual terms dealing with the transfer of Personal Data outside the EEA, to third countries which do not have an Adequacy Decision, and which have </w:t>
      </w:r>
      <w:r w:rsidR="00E17D5C" w:rsidRPr="00E17D5C">
        <w:rPr>
          <w:rFonts w:ascii="Arial" w:eastAsia="Arial" w:hAnsi="Arial" w:cs="Arial"/>
          <w:color w:val="000000" w:themeColor="text1"/>
          <w:sz w:val="24"/>
          <w:szCs w:val="24"/>
        </w:rPr>
        <w:t>been approved</w:t>
      </w:r>
      <w:r w:rsidRPr="00E17D5C">
        <w:rPr>
          <w:rFonts w:ascii="Arial" w:hAnsi="Arial" w:cs="Arial"/>
          <w:sz w:val="24"/>
          <w:szCs w:val="24"/>
        </w:rPr>
        <w:t xml:space="preserve"> under Data Protection Laws and Guidance</w:t>
      </w:r>
      <w:r w:rsidRPr="00E17D5C">
        <w:rPr>
          <w:rFonts w:ascii="Arial" w:eastAsia="Arial" w:hAnsi="Arial" w:cs="Arial"/>
          <w:color w:val="000000" w:themeColor="text1"/>
          <w:sz w:val="24"/>
          <w:szCs w:val="24"/>
        </w:rPr>
        <w:t xml:space="preserve"> by the European Commission or the DPC, as may be amended or replaced from time to time;</w:t>
      </w:r>
    </w:p>
    <w:p w14:paraId="1499FA20" w14:textId="12A53C20" w:rsidR="00FB0E8B" w:rsidRPr="003A48D3" w:rsidRDefault="094368B2" w:rsidP="617CBBD5">
      <w:pPr>
        <w:numPr>
          <w:ilvl w:val="0"/>
          <w:numId w:val="6"/>
        </w:numPr>
        <w:tabs>
          <w:tab w:val="clear" w:pos="360"/>
          <w:tab w:val="left" w:pos="1008"/>
        </w:tabs>
        <w:spacing w:before="3" w:line="300" w:lineRule="exact"/>
        <w:ind w:left="1008" w:right="62" w:hanging="360"/>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 xml:space="preserve">State Claims Agency </w:t>
      </w:r>
      <w:r w:rsidR="005629EA">
        <w:rPr>
          <w:rFonts w:ascii="Arial" w:eastAsia="Arial" w:hAnsi="Arial"/>
          <w:b/>
          <w:bCs/>
          <w:color w:val="000000" w:themeColor="text1"/>
          <w:sz w:val="24"/>
          <w:szCs w:val="24"/>
        </w:rPr>
        <w:t>(</w:t>
      </w:r>
      <w:r w:rsidRPr="094368B2">
        <w:rPr>
          <w:rFonts w:ascii="Arial" w:eastAsia="Arial" w:hAnsi="Arial"/>
          <w:b/>
          <w:bCs/>
          <w:color w:val="000000" w:themeColor="text1"/>
          <w:sz w:val="24"/>
          <w:szCs w:val="24"/>
        </w:rPr>
        <w:t>SCA</w:t>
      </w:r>
      <w:r w:rsidR="005629EA">
        <w:rPr>
          <w:rFonts w:ascii="Arial" w:eastAsia="Arial" w:hAnsi="Arial"/>
          <w:b/>
          <w:bCs/>
          <w:color w:val="000000" w:themeColor="text1"/>
          <w:sz w:val="24"/>
          <w:szCs w:val="24"/>
        </w:rPr>
        <w:t>)</w:t>
      </w:r>
    </w:p>
    <w:p w14:paraId="721D4915" w14:textId="77777777" w:rsidR="003A48D3" w:rsidRPr="003A48D3" w:rsidRDefault="094368B2" w:rsidP="003A48D3">
      <w:pPr>
        <w:tabs>
          <w:tab w:val="left" w:pos="360"/>
          <w:tab w:val="left" w:pos="1008"/>
        </w:tabs>
        <w:spacing w:before="3" w:line="300" w:lineRule="exact"/>
        <w:ind w:left="10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Under the National Treasury Management Agency (Amendment) Act, 2000, the National Treasury Management (Amendment Act, 2014 and various delegation orders, the management of claims for personal injury, property damage and legal costs against delegated state authorities (DSAs) and of the underlying risks was delegated to the National Treasury Management Agency (NTMA). When performing these functions, the NTMA </w:t>
      </w:r>
      <w:proofErr w:type="gramStart"/>
      <w:r w:rsidRPr="094368B2">
        <w:rPr>
          <w:rFonts w:ascii="Arial" w:eastAsia="Arial" w:hAnsi="Arial"/>
          <w:color w:val="000000" w:themeColor="text1"/>
          <w:sz w:val="24"/>
          <w:szCs w:val="24"/>
        </w:rPr>
        <w:t>is known</w:t>
      </w:r>
      <w:proofErr w:type="gramEnd"/>
      <w:r w:rsidRPr="094368B2">
        <w:rPr>
          <w:rFonts w:ascii="Arial" w:eastAsia="Arial" w:hAnsi="Arial"/>
          <w:color w:val="000000" w:themeColor="text1"/>
          <w:sz w:val="24"/>
          <w:szCs w:val="24"/>
        </w:rPr>
        <w:t xml:space="preserve"> as the State Claims Agency (SCA).</w:t>
      </w:r>
    </w:p>
    <w:p w14:paraId="688991F4" w14:textId="77777777" w:rsidR="00FB0E8B" w:rsidRPr="00FB0E8B" w:rsidRDefault="00FB0E8B" w:rsidP="094368B2">
      <w:pPr>
        <w:tabs>
          <w:tab w:val="left" w:pos="1008"/>
        </w:tabs>
        <w:spacing w:before="3" w:line="300" w:lineRule="exact"/>
        <w:ind w:left="1008" w:right="62"/>
        <w:jc w:val="both"/>
        <w:textAlignment w:val="baseline"/>
        <w:rPr>
          <w:rFonts w:ascii="Arial" w:eastAsia="Arial" w:hAnsi="Arial"/>
          <w:color w:val="000000"/>
          <w:sz w:val="24"/>
          <w:szCs w:val="24"/>
        </w:rPr>
      </w:pPr>
    </w:p>
    <w:p w14:paraId="00B12A11" w14:textId="77777777" w:rsidR="00D90B60" w:rsidRPr="004962B0" w:rsidRDefault="094368B2" w:rsidP="094368B2">
      <w:pPr>
        <w:numPr>
          <w:ilvl w:val="0"/>
          <w:numId w:val="6"/>
        </w:numPr>
        <w:tabs>
          <w:tab w:val="clear" w:pos="360"/>
          <w:tab w:val="left" w:pos="1008"/>
        </w:tabs>
        <w:spacing w:before="3" w:line="300" w:lineRule="exact"/>
        <w:ind w:left="1008" w:right="62" w:hanging="360"/>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State Claims Agency’s Clinical Trial Indemnity or CTIF</w:t>
      </w:r>
    </w:p>
    <w:p w14:paraId="27A77B49" w14:textId="77777777" w:rsidR="00D90B60" w:rsidRDefault="094368B2" w:rsidP="094368B2">
      <w:pPr>
        <w:tabs>
          <w:tab w:val="left" w:pos="1008"/>
        </w:tabs>
        <w:spacing w:before="3" w:line="277"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the current State Claims Agency’s current clinical trial indemnity form (“CTIF”);</w:t>
      </w:r>
    </w:p>
    <w:p w14:paraId="5F316055" w14:textId="77777777" w:rsidR="00231E57" w:rsidRPr="004962B0" w:rsidRDefault="00231E57" w:rsidP="094368B2">
      <w:pPr>
        <w:tabs>
          <w:tab w:val="left" w:pos="1008"/>
        </w:tabs>
        <w:spacing w:before="3" w:line="277" w:lineRule="exact"/>
        <w:ind w:left="1008" w:right="62"/>
        <w:jc w:val="both"/>
        <w:textAlignment w:val="baseline"/>
        <w:rPr>
          <w:rFonts w:ascii="Arial" w:eastAsia="Arial" w:hAnsi="Arial"/>
          <w:color w:val="000000"/>
          <w:sz w:val="24"/>
          <w:szCs w:val="24"/>
        </w:rPr>
      </w:pPr>
    </w:p>
    <w:p w14:paraId="044986CB" w14:textId="77777777" w:rsidR="00D90B60" w:rsidRPr="004962B0" w:rsidRDefault="00736E94" w:rsidP="094368B2">
      <w:pPr>
        <w:numPr>
          <w:ilvl w:val="0"/>
          <w:numId w:val="6"/>
        </w:numPr>
        <w:tabs>
          <w:tab w:val="clear" w:pos="360"/>
          <w:tab w:val="left" w:pos="1008"/>
        </w:tabs>
        <w:spacing w:before="3" w:line="298" w:lineRule="exact"/>
        <w:ind w:left="1008" w:right="62" w:hanging="360"/>
        <w:jc w:val="both"/>
        <w:textAlignment w:val="baseline"/>
        <w:rPr>
          <w:rFonts w:ascii="Arial" w:eastAsia="Arial" w:hAnsi="Arial"/>
          <w:b/>
          <w:bCs/>
          <w:color w:val="000000"/>
          <w:spacing w:val="-1"/>
          <w:sz w:val="24"/>
          <w:szCs w:val="24"/>
        </w:rPr>
      </w:pPr>
      <w:r w:rsidRPr="617CBBD5">
        <w:rPr>
          <w:rFonts w:ascii="Arial" w:eastAsia="Arial" w:hAnsi="Arial"/>
          <w:b/>
          <w:bCs/>
          <w:color w:val="000000"/>
          <w:spacing w:val="-1"/>
          <w:sz w:val="24"/>
          <w:szCs w:val="24"/>
        </w:rPr>
        <w:t>SUSAR</w:t>
      </w:r>
    </w:p>
    <w:p w14:paraId="13C4D6BE" w14:textId="77777777" w:rsidR="00D90B60" w:rsidRPr="004962B0" w:rsidRDefault="094368B2" w:rsidP="094368B2">
      <w:pPr>
        <w:spacing w:before="3" w:line="274"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Suspected Unexpected Serious Adverse Reaction and shall have the definition set out in the European Communities (Clinical Trials on Medicinal Products for Human Use) Regulations, 2004, SI No 190 of 2004 or the EU Clinical Trials Regulation, as applicable;</w:t>
      </w:r>
    </w:p>
    <w:p w14:paraId="016EE4F5" w14:textId="77777777" w:rsidR="00ED34E1" w:rsidRPr="004962B0" w:rsidRDefault="00ED34E1" w:rsidP="094368B2">
      <w:pPr>
        <w:spacing w:before="3" w:line="277" w:lineRule="exact"/>
        <w:ind w:left="1008" w:right="62"/>
        <w:jc w:val="both"/>
        <w:textAlignment w:val="baseline"/>
        <w:rPr>
          <w:rFonts w:ascii="Arial" w:eastAsia="Arial" w:hAnsi="Arial"/>
          <w:color w:val="000000"/>
          <w:sz w:val="24"/>
          <w:szCs w:val="24"/>
        </w:rPr>
      </w:pPr>
    </w:p>
    <w:p w14:paraId="16524BBF" w14:textId="37CF8454" w:rsidR="00D90B60" w:rsidRPr="004962B0" w:rsidRDefault="00460174" w:rsidP="0034436A">
      <w:pPr>
        <w:pStyle w:val="ListParagraph"/>
        <w:keepNext/>
        <w:numPr>
          <w:ilvl w:val="0"/>
          <w:numId w:val="40"/>
        </w:numPr>
        <w:spacing w:before="3" w:line="277" w:lineRule="exact"/>
        <w:ind w:left="992" w:right="62"/>
        <w:jc w:val="both"/>
        <w:textAlignment w:val="baseline"/>
        <w:rPr>
          <w:rFonts w:ascii="Arial" w:eastAsia="Arial" w:hAnsi="Arial"/>
          <w:color w:val="000000"/>
          <w:sz w:val="24"/>
          <w:szCs w:val="24"/>
        </w:rPr>
      </w:pPr>
      <w:r w:rsidRPr="094368B2">
        <w:rPr>
          <w:rFonts w:ascii="Arial" w:eastAsia="Arial" w:hAnsi="Arial"/>
          <w:b/>
          <w:bCs/>
          <w:color w:val="000000"/>
          <w:spacing w:val="-1"/>
          <w:sz w:val="24"/>
          <w:szCs w:val="24"/>
        </w:rPr>
        <w:t>Timelines</w:t>
      </w:r>
    </w:p>
    <w:p w14:paraId="6E308F77" w14:textId="77777777" w:rsidR="00D90B60" w:rsidRDefault="00736E94" w:rsidP="0034436A">
      <w:pPr>
        <w:keepNext/>
        <w:spacing w:before="3" w:line="276" w:lineRule="exact"/>
        <w:ind w:left="992" w:right="62" w:firstLine="15"/>
        <w:jc w:val="both"/>
        <w:textAlignment w:val="baseline"/>
        <w:rPr>
          <w:rFonts w:ascii="Arial" w:eastAsia="Arial" w:hAnsi="Arial"/>
          <w:color w:val="000000"/>
          <w:spacing w:val="-2"/>
          <w:sz w:val="24"/>
          <w:szCs w:val="24"/>
        </w:rPr>
      </w:pPr>
      <w:proofErr w:type="gramStart"/>
      <w:r w:rsidRPr="094368B2">
        <w:rPr>
          <w:rFonts w:ascii="Arial" w:eastAsia="Arial" w:hAnsi="Arial"/>
          <w:color w:val="000000"/>
          <w:sz w:val="24"/>
          <w:szCs w:val="24"/>
        </w:rPr>
        <w:t>means</w:t>
      </w:r>
      <w:proofErr w:type="gramEnd"/>
      <w:r w:rsidRPr="094368B2">
        <w:rPr>
          <w:rFonts w:ascii="Arial" w:eastAsia="Arial" w:hAnsi="Arial"/>
          <w:color w:val="000000"/>
          <w:sz w:val="24"/>
          <w:szCs w:val="24"/>
        </w:rPr>
        <w:t xml:space="preserve"> the timelines set out in Appendix 1 for the completion of certain</w:t>
      </w:r>
      <w:r w:rsidR="094368B2" w:rsidRPr="094368B2">
        <w:rPr>
          <w:rFonts w:ascii="Arial" w:eastAsia="Arial" w:hAnsi="Arial"/>
          <w:color w:val="000000" w:themeColor="text1"/>
          <w:sz w:val="24"/>
          <w:szCs w:val="24"/>
        </w:rPr>
        <w:t xml:space="preserve"> </w:t>
      </w:r>
      <w:r w:rsidRPr="094368B2">
        <w:rPr>
          <w:rFonts w:ascii="Arial" w:eastAsia="Arial" w:hAnsi="Arial"/>
          <w:color w:val="000000"/>
          <w:spacing w:val="-2"/>
          <w:sz w:val="24"/>
          <w:szCs w:val="24"/>
        </w:rPr>
        <w:t>milestones;</w:t>
      </w:r>
    </w:p>
    <w:p w14:paraId="57FCAC99" w14:textId="77777777" w:rsidR="00231E57" w:rsidRPr="004962B0" w:rsidRDefault="00231E57" w:rsidP="094368B2">
      <w:pPr>
        <w:spacing w:before="3" w:line="273" w:lineRule="exact"/>
        <w:ind w:left="1008" w:right="62"/>
        <w:jc w:val="both"/>
        <w:textAlignment w:val="baseline"/>
        <w:rPr>
          <w:rFonts w:ascii="Arial" w:eastAsia="Arial" w:hAnsi="Arial"/>
          <w:color w:val="000000"/>
          <w:spacing w:val="-2"/>
          <w:sz w:val="24"/>
          <w:szCs w:val="24"/>
        </w:rPr>
      </w:pPr>
    </w:p>
    <w:p w14:paraId="13763C15" w14:textId="77777777" w:rsidR="00D90B60" w:rsidRPr="004962B0" w:rsidRDefault="094368B2" w:rsidP="094368B2">
      <w:pPr>
        <w:numPr>
          <w:ilvl w:val="0"/>
          <w:numId w:val="6"/>
        </w:numPr>
        <w:tabs>
          <w:tab w:val="clear" w:pos="360"/>
          <w:tab w:val="left" w:pos="1008"/>
        </w:tabs>
        <w:spacing w:before="3" w:line="295"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Trial Completion</w:t>
      </w:r>
    </w:p>
    <w:p w14:paraId="39EBA495" w14:textId="77777777" w:rsidR="00862E64" w:rsidRDefault="094368B2" w:rsidP="094368B2">
      <w:pPr>
        <w:spacing w:before="3" w:line="276" w:lineRule="exact"/>
        <w:ind w:left="10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means the conclusion of all Protocol required activities for all enrolled Clinical Trial Subjects in all locations where the Sponsor (or any Affiliate of the Sponsor) is carrying out the Clinical Trial described in the Protocol on the IMP;</w:t>
      </w:r>
    </w:p>
    <w:p w14:paraId="2015AF63" w14:textId="77777777" w:rsidR="00231E57" w:rsidRPr="004962B0" w:rsidRDefault="00231E57" w:rsidP="094368B2">
      <w:pPr>
        <w:spacing w:before="3" w:line="276" w:lineRule="exact"/>
        <w:ind w:left="1008" w:right="62"/>
        <w:jc w:val="both"/>
        <w:textAlignment w:val="baseline"/>
        <w:rPr>
          <w:rFonts w:ascii="Arial" w:eastAsia="Arial" w:hAnsi="Arial"/>
          <w:color w:val="000000"/>
          <w:sz w:val="24"/>
          <w:szCs w:val="24"/>
        </w:rPr>
      </w:pPr>
    </w:p>
    <w:p w14:paraId="7AF638D6" w14:textId="77777777" w:rsidR="00D90B60" w:rsidRPr="004962B0" w:rsidRDefault="094368B2" w:rsidP="094368B2">
      <w:pPr>
        <w:numPr>
          <w:ilvl w:val="0"/>
          <w:numId w:val="6"/>
        </w:numPr>
        <w:tabs>
          <w:tab w:val="clear" w:pos="360"/>
          <w:tab w:val="left" w:pos="1008"/>
        </w:tabs>
        <w:spacing w:before="3" w:line="295"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Trial Monitor</w:t>
      </w:r>
    </w:p>
    <w:p w14:paraId="52EF5BB5" w14:textId="77777777" w:rsidR="00D90B60" w:rsidRPr="004962B0" w:rsidRDefault="094368B2" w:rsidP="094368B2">
      <w:pPr>
        <w:spacing w:before="3" w:line="276" w:lineRule="exact"/>
        <w:ind w:left="100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means</w:t>
      </w:r>
      <w:proofErr w:type="gramEnd"/>
      <w:r w:rsidRPr="094368B2">
        <w:rPr>
          <w:rFonts w:ascii="Arial" w:eastAsia="Arial" w:hAnsi="Arial"/>
          <w:color w:val="000000" w:themeColor="text1"/>
          <w:sz w:val="24"/>
          <w:szCs w:val="24"/>
        </w:rPr>
        <w:t xml:space="preserve"> one or more persons appointed by the Sponsor and/or Affiliate, to monitor compliance of the Clinical Trial with ICH-GCP and to conduct source data verification.</w:t>
      </w:r>
    </w:p>
    <w:p w14:paraId="439E133C" w14:textId="77777777" w:rsidR="00D90B60" w:rsidRPr="004962B0" w:rsidRDefault="094368B2" w:rsidP="094368B2">
      <w:pPr>
        <w:spacing w:before="237" w:line="276" w:lineRule="exact"/>
        <w:ind w:left="648" w:right="62" w:hanging="576"/>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lastRenderedPageBreak/>
        <w:t xml:space="preserve">1.2 </w:t>
      </w:r>
      <w:r w:rsidR="00736E94">
        <w:tab/>
      </w:r>
      <w:r w:rsidRPr="094368B2">
        <w:rPr>
          <w:rFonts w:ascii="Arial" w:eastAsia="Arial" w:hAnsi="Arial"/>
          <w:color w:val="000000" w:themeColor="text1"/>
          <w:sz w:val="24"/>
          <w:szCs w:val="24"/>
        </w:rPr>
        <w:t>Any reference to a statutory provision, code or guidance shall be deemed to include reference to any subsequent modification or re-enactment of it provided, however, that the provisions of the Declaration of Helsinki relating to post-trial supply of IMP (as further defined herein) shall be those that are explicitly indicated in this Agreement and all subsequent modifications to or re-enactments of the Declaration of Helsinki, whether set out in a modification or amendment or otherwise, shall not apply to this Agreement.</w:t>
      </w:r>
      <w:proofErr w:type="gramEnd"/>
    </w:p>
    <w:p w14:paraId="2254AE87" w14:textId="77777777" w:rsidR="00D90B60" w:rsidRPr="004962B0" w:rsidRDefault="094368B2" w:rsidP="094368B2">
      <w:pPr>
        <w:tabs>
          <w:tab w:val="left" w:pos="648"/>
        </w:tabs>
        <w:spacing w:before="24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1.3</w:t>
      </w:r>
      <w:r w:rsidR="00736E94">
        <w:tab/>
      </w:r>
      <w:r w:rsidRPr="094368B2">
        <w:rPr>
          <w:rFonts w:ascii="Arial" w:eastAsia="Arial" w:hAnsi="Arial"/>
          <w:color w:val="000000" w:themeColor="text1"/>
          <w:sz w:val="24"/>
          <w:szCs w:val="24"/>
        </w:rPr>
        <w:t xml:space="preserve">The headings to clauses </w:t>
      </w:r>
      <w:proofErr w:type="gramStart"/>
      <w:r w:rsidRPr="094368B2">
        <w:rPr>
          <w:rFonts w:ascii="Arial" w:eastAsia="Arial" w:hAnsi="Arial"/>
          <w:color w:val="000000" w:themeColor="text1"/>
          <w:sz w:val="24"/>
          <w:szCs w:val="24"/>
        </w:rPr>
        <w:t>are inserted</w:t>
      </w:r>
      <w:proofErr w:type="gramEnd"/>
      <w:r w:rsidRPr="094368B2">
        <w:rPr>
          <w:rFonts w:ascii="Arial" w:eastAsia="Arial" w:hAnsi="Arial"/>
          <w:color w:val="000000" w:themeColor="text1"/>
          <w:sz w:val="24"/>
          <w:szCs w:val="24"/>
        </w:rPr>
        <w:t xml:space="preserve"> for convenience only and shall not affect the interpretation or construction of this Agreement.</w:t>
      </w:r>
    </w:p>
    <w:p w14:paraId="25B840B2" w14:textId="77777777" w:rsidR="00D90B60" w:rsidRPr="004962B0" w:rsidRDefault="094368B2" w:rsidP="094368B2">
      <w:pPr>
        <w:spacing w:before="24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1.4 </w:t>
      </w:r>
      <w:r w:rsidR="00736E94">
        <w:tab/>
      </w:r>
      <w:r w:rsidRPr="094368B2">
        <w:rPr>
          <w:rFonts w:ascii="Arial" w:eastAsia="Arial" w:hAnsi="Arial"/>
          <w:color w:val="000000" w:themeColor="text1"/>
          <w:sz w:val="24"/>
          <w:szCs w:val="24"/>
        </w:rPr>
        <w:t>Where appropriate, words denoting the singular shall include the plural and vice versa and words denoting any gender shall include all genders.</w:t>
      </w:r>
    </w:p>
    <w:p w14:paraId="2896A35D" w14:textId="77777777" w:rsidR="00D90B60" w:rsidRPr="004962B0" w:rsidRDefault="094368B2" w:rsidP="094368B2">
      <w:pPr>
        <w:spacing w:before="24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1.5 </w:t>
      </w:r>
      <w:r w:rsidR="00736E94">
        <w:tab/>
      </w:r>
      <w:r w:rsidRPr="094368B2">
        <w:rPr>
          <w:rFonts w:ascii="Arial" w:eastAsia="Arial" w:hAnsi="Arial"/>
          <w:color w:val="000000" w:themeColor="text1"/>
          <w:sz w:val="24"/>
          <w:szCs w:val="24"/>
        </w:rPr>
        <w:t>A reference to this Agreement or to any other agreement or document referred to in this Agreement is a reference to this Agreement or such other agreement or document as amended, varied or novated (in each case other than in breach of the provisions of this Agreement) from time to time.</w:t>
      </w:r>
    </w:p>
    <w:p w14:paraId="3605F131" w14:textId="77777777" w:rsidR="00D90B60" w:rsidRPr="004962B0" w:rsidRDefault="00736E94" w:rsidP="094368B2">
      <w:pPr>
        <w:spacing w:before="366" w:line="365" w:lineRule="exact"/>
        <w:ind w:left="72" w:right="62"/>
        <w:jc w:val="both"/>
        <w:textAlignment w:val="baseline"/>
        <w:rPr>
          <w:rFonts w:ascii="Arial" w:eastAsia="Arial" w:hAnsi="Arial"/>
          <w:b/>
          <w:bCs/>
          <w:color w:val="002F86"/>
          <w:spacing w:val="5"/>
          <w:sz w:val="32"/>
          <w:szCs w:val="32"/>
        </w:rPr>
      </w:pPr>
      <w:r w:rsidRPr="094368B2">
        <w:rPr>
          <w:rFonts w:ascii="Arial" w:eastAsia="Arial" w:hAnsi="Arial"/>
          <w:b/>
          <w:bCs/>
          <w:color w:val="002F86"/>
          <w:spacing w:val="5"/>
          <w:sz w:val="32"/>
          <w:szCs w:val="32"/>
        </w:rPr>
        <w:t>2. Principal Investigator and Personnel</w:t>
      </w:r>
    </w:p>
    <w:p w14:paraId="1D02A671" w14:textId="77777777" w:rsidR="00D90B60" w:rsidRPr="004962B0" w:rsidRDefault="094368B2" w:rsidP="094368B2">
      <w:pPr>
        <w:spacing w:before="239"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2.1 </w:t>
      </w:r>
      <w:r w:rsidR="00736E94">
        <w:tab/>
      </w:r>
      <w:r w:rsidRPr="094368B2">
        <w:rPr>
          <w:rFonts w:ascii="Arial" w:eastAsia="Arial" w:hAnsi="Arial"/>
          <w:color w:val="000000" w:themeColor="text1"/>
          <w:sz w:val="24"/>
          <w:szCs w:val="24"/>
        </w:rPr>
        <w:t>The Clinical Organisation represents that it is entitled to procure, and the Clinical Organisation will procure the services of the Principal Investigator and Personnel to fulfil these functions and shall ensure the performance of the obligations of the Principal Investigator and other Personnel set out in Appendix 3 and elsewhere in this Agreement.</w:t>
      </w:r>
    </w:p>
    <w:p w14:paraId="09B7F507" w14:textId="77777777" w:rsidR="00D90B60" w:rsidRPr="004962B0" w:rsidRDefault="00736E94" w:rsidP="094368B2">
      <w:pPr>
        <w:spacing w:before="122" w:line="276" w:lineRule="exact"/>
        <w:ind w:left="72" w:right="62"/>
        <w:jc w:val="both"/>
        <w:textAlignment w:val="baseline"/>
        <w:rPr>
          <w:rFonts w:ascii="Arial" w:eastAsia="Arial" w:hAnsi="Arial"/>
          <w:color w:val="000000"/>
          <w:spacing w:val="2"/>
          <w:sz w:val="24"/>
          <w:szCs w:val="24"/>
        </w:rPr>
      </w:pPr>
      <w:r w:rsidRPr="094368B2">
        <w:rPr>
          <w:rFonts w:ascii="Arial" w:eastAsia="Arial" w:hAnsi="Arial"/>
          <w:color w:val="000000"/>
          <w:spacing w:val="2"/>
          <w:sz w:val="24"/>
          <w:szCs w:val="24"/>
        </w:rPr>
        <w:t xml:space="preserve">2.2 </w:t>
      </w:r>
      <w:r w:rsidR="005C6006" w:rsidRPr="094368B2">
        <w:rPr>
          <w:rFonts w:ascii="Arial" w:eastAsia="Arial" w:hAnsi="Arial"/>
          <w:color w:val="000000"/>
          <w:spacing w:val="2"/>
          <w:sz w:val="24"/>
          <w:szCs w:val="24"/>
        </w:rPr>
        <w:t xml:space="preserve">  </w:t>
      </w:r>
      <w:r w:rsidRPr="094368B2">
        <w:rPr>
          <w:rFonts w:ascii="Arial" w:eastAsia="Arial" w:hAnsi="Arial"/>
          <w:color w:val="000000"/>
          <w:spacing w:val="2"/>
          <w:sz w:val="24"/>
          <w:szCs w:val="24"/>
        </w:rPr>
        <w:t xml:space="preserve">The </w:t>
      </w:r>
      <w:r w:rsidR="00CC3C11" w:rsidRPr="094368B2">
        <w:rPr>
          <w:rFonts w:ascii="Arial" w:eastAsia="Arial" w:hAnsi="Arial"/>
          <w:color w:val="000000"/>
          <w:spacing w:val="2"/>
          <w:sz w:val="24"/>
          <w:szCs w:val="24"/>
        </w:rPr>
        <w:t xml:space="preserve">Clinical </w:t>
      </w:r>
      <w:r w:rsidRPr="094368B2">
        <w:rPr>
          <w:rFonts w:ascii="Arial" w:eastAsia="Arial" w:hAnsi="Arial"/>
          <w:color w:val="000000"/>
          <w:spacing w:val="2"/>
          <w:sz w:val="24"/>
          <w:szCs w:val="24"/>
        </w:rPr>
        <w:t>Organisation represents that the Principal Investigator holds the</w:t>
      </w:r>
    </w:p>
    <w:p w14:paraId="713FB4F4" w14:textId="35143446" w:rsidR="00D90B60" w:rsidRPr="004962B0" w:rsidRDefault="00736E94" w:rsidP="094368B2">
      <w:pPr>
        <w:spacing w:line="274" w:lineRule="exact"/>
        <w:ind w:left="648" w:right="62"/>
        <w:jc w:val="both"/>
        <w:textAlignment w:val="baseline"/>
        <w:rPr>
          <w:rFonts w:ascii="Arial" w:eastAsia="Arial" w:hAnsi="Arial"/>
          <w:color w:val="000000"/>
          <w:spacing w:val="-1"/>
          <w:sz w:val="24"/>
          <w:szCs w:val="24"/>
        </w:rPr>
      </w:pPr>
      <w:r w:rsidRPr="094368B2">
        <w:rPr>
          <w:rFonts w:ascii="Arial" w:eastAsia="Arial" w:hAnsi="Arial"/>
          <w:color w:val="000000"/>
          <w:sz w:val="24"/>
          <w:szCs w:val="24"/>
        </w:rPr>
        <w:t>necessary registration and has the necessary expertise, time and resources to</w:t>
      </w:r>
      <w:r w:rsidR="00CC3C11" w:rsidRPr="004962B0">
        <w:t xml:space="preserve"> </w:t>
      </w:r>
      <w:r w:rsidR="00460174" w:rsidRPr="094368B2">
        <w:rPr>
          <w:rFonts w:ascii="Arial" w:eastAsia="Arial" w:hAnsi="Arial"/>
          <w:color w:val="000000"/>
          <w:spacing w:val="-1"/>
          <w:sz w:val="24"/>
          <w:szCs w:val="24"/>
        </w:rPr>
        <w:t>perform the Clinical Trial and will ensure that the Principal Investigator is made aware of and acknowledges the obligations applicable to the Principal Investigator set out in this Agreement, including but not limited to those set out in Appendix 3.</w:t>
      </w:r>
    </w:p>
    <w:p w14:paraId="340DE350" w14:textId="4C46DD71" w:rsidR="00D90B60" w:rsidRPr="004962B0" w:rsidRDefault="00736E94" w:rsidP="094368B2">
      <w:pPr>
        <w:tabs>
          <w:tab w:val="decimal" w:pos="216"/>
          <w:tab w:val="left" w:pos="648"/>
        </w:tabs>
        <w:spacing w:before="236" w:line="277" w:lineRule="exact"/>
        <w:ind w:left="642" w:right="62" w:hanging="570"/>
        <w:jc w:val="both"/>
        <w:textAlignment w:val="baseline"/>
        <w:rPr>
          <w:rFonts w:ascii="Arial" w:eastAsia="Arial" w:hAnsi="Arial"/>
          <w:color w:val="000000"/>
          <w:sz w:val="24"/>
          <w:szCs w:val="24"/>
        </w:rPr>
      </w:pPr>
      <w:r w:rsidRPr="004962B0">
        <w:rPr>
          <w:rFonts w:ascii="Arial" w:eastAsia="Arial" w:hAnsi="Arial"/>
          <w:color w:val="000000"/>
          <w:sz w:val="24"/>
        </w:rPr>
        <w:tab/>
      </w:r>
      <w:proofErr w:type="gramStart"/>
      <w:r w:rsidRPr="094368B2">
        <w:rPr>
          <w:rFonts w:ascii="Arial" w:eastAsia="Arial" w:hAnsi="Arial"/>
          <w:color w:val="000000"/>
          <w:sz w:val="24"/>
          <w:szCs w:val="24"/>
        </w:rPr>
        <w:t>2.3</w:t>
      </w:r>
      <w:r w:rsidRPr="004962B0">
        <w:rPr>
          <w:rFonts w:ascii="Arial" w:eastAsia="Arial" w:hAnsi="Arial"/>
          <w:color w:val="000000"/>
          <w:sz w:val="24"/>
        </w:rPr>
        <w:tab/>
      </w:r>
      <w:r w:rsidR="00CC3C11" w:rsidRPr="094368B2">
        <w:rPr>
          <w:rFonts w:ascii="Arial" w:eastAsia="Arial" w:hAnsi="Arial"/>
          <w:color w:val="000000"/>
          <w:sz w:val="24"/>
          <w:szCs w:val="24"/>
        </w:rPr>
        <w:t>Subject to all applicable laws</w:t>
      </w:r>
      <w:r w:rsidR="00764D31" w:rsidRPr="094368B2">
        <w:rPr>
          <w:rFonts w:ascii="Arial" w:eastAsia="Arial" w:hAnsi="Arial"/>
          <w:color w:val="000000"/>
          <w:sz w:val="24"/>
          <w:szCs w:val="24"/>
        </w:rPr>
        <w:t>, t</w:t>
      </w:r>
      <w:r w:rsidRPr="094368B2">
        <w:rPr>
          <w:rFonts w:ascii="Arial" w:eastAsia="Arial" w:hAnsi="Arial"/>
          <w:color w:val="000000"/>
          <w:sz w:val="24"/>
          <w:szCs w:val="24"/>
        </w:rPr>
        <w:t xml:space="preserve">he </w:t>
      </w:r>
      <w:r w:rsidR="00E4476C" w:rsidRPr="094368B2">
        <w:rPr>
          <w:rFonts w:ascii="Arial" w:eastAsia="Arial" w:hAnsi="Arial"/>
          <w:color w:val="000000"/>
          <w:sz w:val="24"/>
          <w:szCs w:val="24"/>
        </w:rPr>
        <w:t>Clinical Organisation</w:t>
      </w:r>
      <w:r w:rsidRPr="094368B2">
        <w:rPr>
          <w:rFonts w:ascii="Arial" w:eastAsia="Arial" w:hAnsi="Arial"/>
          <w:color w:val="000000"/>
          <w:sz w:val="24"/>
          <w:szCs w:val="24"/>
        </w:rPr>
        <w:t xml:space="preserve"> shall notify the Sponsor</w:t>
      </w:r>
      <w:r w:rsidR="00571038" w:rsidRPr="094368B2">
        <w:rPr>
          <w:rFonts w:ascii="Arial" w:eastAsia="Arial" w:hAnsi="Arial"/>
          <w:color w:val="000000"/>
          <w:sz w:val="24"/>
          <w:szCs w:val="24"/>
        </w:rPr>
        <w:t xml:space="preserve"> </w:t>
      </w:r>
      <w:r w:rsidRPr="094368B2">
        <w:rPr>
          <w:rFonts w:ascii="Arial" w:eastAsia="Arial" w:hAnsi="Arial"/>
          <w:color w:val="000000"/>
          <w:sz w:val="24"/>
          <w:szCs w:val="24"/>
        </w:rPr>
        <w:t>if the Principal</w:t>
      </w:r>
      <w:r w:rsidR="005C6006" w:rsidRPr="094368B2">
        <w:rPr>
          <w:rFonts w:ascii="Arial" w:eastAsia="Arial" w:hAnsi="Arial"/>
          <w:color w:val="000000"/>
          <w:sz w:val="24"/>
          <w:szCs w:val="24"/>
        </w:rPr>
        <w:t xml:space="preserve"> </w:t>
      </w:r>
      <w:r w:rsidRPr="094368B2">
        <w:rPr>
          <w:rFonts w:ascii="Arial" w:eastAsia="Arial" w:hAnsi="Arial"/>
          <w:color w:val="000000"/>
          <w:sz w:val="24"/>
          <w:szCs w:val="24"/>
        </w:rPr>
        <w:t xml:space="preserve">Investigator ceases to be employed by the </w:t>
      </w:r>
      <w:r w:rsidR="00E4476C" w:rsidRPr="094368B2">
        <w:rPr>
          <w:rFonts w:ascii="Arial" w:eastAsia="Arial" w:hAnsi="Arial"/>
          <w:color w:val="000000"/>
          <w:sz w:val="24"/>
          <w:szCs w:val="24"/>
        </w:rPr>
        <w:t xml:space="preserve">Clinical </w:t>
      </w:r>
      <w:r w:rsidRPr="094368B2">
        <w:rPr>
          <w:rFonts w:ascii="Arial" w:eastAsia="Arial" w:hAnsi="Arial"/>
          <w:color w:val="000000"/>
          <w:sz w:val="24"/>
          <w:szCs w:val="24"/>
        </w:rPr>
        <w:t>Organisation, is erased from the register of medical practitioners (or equivalent Irish professional register where the Principal Investigator is not a medical doctor) or is otherwise sanctioned by an applicable regulatory or other governmental authority,</w:t>
      </w:r>
      <w:r w:rsidR="00DF5BD4">
        <w:rPr>
          <w:rFonts w:ascii="Arial" w:eastAsia="Arial" w:hAnsi="Arial"/>
          <w:color w:val="000000"/>
          <w:sz w:val="24"/>
          <w:szCs w:val="24"/>
        </w:rPr>
        <w:t xml:space="preserve"> </w:t>
      </w:r>
      <w:r w:rsidRPr="094368B2">
        <w:rPr>
          <w:rFonts w:ascii="Arial" w:eastAsia="Arial" w:hAnsi="Arial"/>
          <w:color w:val="000000"/>
          <w:sz w:val="24"/>
          <w:szCs w:val="24"/>
        </w:rPr>
        <w:t>or is otherwise unavailable to continue as Principal Investigator.</w:t>
      </w:r>
      <w:proofErr w:type="gramEnd"/>
      <w:r w:rsidRPr="094368B2">
        <w:rPr>
          <w:rFonts w:ascii="Arial" w:eastAsia="Arial" w:hAnsi="Arial"/>
          <w:color w:val="000000"/>
          <w:sz w:val="24"/>
          <w:szCs w:val="24"/>
        </w:rPr>
        <w:t xml:space="preserve"> The </w:t>
      </w:r>
      <w:r w:rsidR="00E4476C" w:rsidRPr="094368B2">
        <w:rPr>
          <w:rFonts w:ascii="Arial" w:eastAsia="Arial" w:hAnsi="Arial"/>
          <w:color w:val="000000"/>
          <w:sz w:val="24"/>
          <w:szCs w:val="24"/>
        </w:rPr>
        <w:t xml:space="preserve">Clinical </w:t>
      </w:r>
      <w:r w:rsidRPr="094368B2">
        <w:rPr>
          <w:rFonts w:ascii="Arial" w:eastAsia="Arial" w:hAnsi="Arial"/>
          <w:color w:val="000000"/>
          <w:sz w:val="24"/>
          <w:szCs w:val="24"/>
        </w:rPr>
        <w:t xml:space="preserve">Organisation shall use all reasonable endeavours to find a replacement acceptable to all Parties, subject to the </w:t>
      </w:r>
      <w:r w:rsidR="00E4476C" w:rsidRPr="094368B2">
        <w:rPr>
          <w:rFonts w:ascii="Arial" w:eastAsia="Arial" w:hAnsi="Arial"/>
          <w:color w:val="000000"/>
          <w:sz w:val="24"/>
          <w:szCs w:val="24"/>
        </w:rPr>
        <w:t>Clinical</w:t>
      </w:r>
      <w:r w:rsidRPr="094368B2">
        <w:rPr>
          <w:rFonts w:ascii="Arial" w:eastAsia="Arial" w:hAnsi="Arial"/>
          <w:color w:val="000000"/>
          <w:sz w:val="24"/>
          <w:szCs w:val="24"/>
        </w:rPr>
        <w:t xml:space="preserve"> </w:t>
      </w:r>
      <w:proofErr w:type="gramStart"/>
      <w:r w:rsidRPr="094368B2">
        <w:rPr>
          <w:rFonts w:ascii="Arial" w:eastAsia="Arial" w:hAnsi="Arial"/>
          <w:color w:val="000000"/>
          <w:sz w:val="24"/>
          <w:szCs w:val="24"/>
        </w:rPr>
        <w:t>Organisation’s</w:t>
      </w:r>
      <w:proofErr w:type="gramEnd"/>
      <w:r w:rsidRPr="094368B2">
        <w:rPr>
          <w:rFonts w:ascii="Arial" w:eastAsia="Arial" w:hAnsi="Arial"/>
          <w:color w:val="000000"/>
          <w:sz w:val="24"/>
          <w:szCs w:val="24"/>
        </w:rPr>
        <w:t xml:space="preserve"> overriding obligations in relation to Clinical Trial Subjects and individual patient care. If no mutually acceptable replacement </w:t>
      </w:r>
      <w:proofErr w:type="gramStart"/>
      <w:r w:rsidRPr="094368B2">
        <w:rPr>
          <w:rFonts w:ascii="Arial" w:eastAsia="Arial" w:hAnsi="Arial"/>
          <w:color w:val="000000"/>
          <w:sz w:val="24"/>
          <w:szCs w:val="24"/>
        </w:rPr>
        <w:t>can be found</w:t>
      </w:r>
      <w:proofErr w:type="gramEnd"/>
      <w:r w:rsidRPr="094368B2">
        <w:rPr>
          <w:rFonts w:ascii="Arial" w:eastAsia="Arial" w:hAnsi="Arial"/>
          <w:color w:val="000000"/>
          <w:sz w:val="24"/>
          <w:szCs w:val="24"/>
        </w:rPr>
        <w:t xml:space="preserve"> the Sponsor may terminate this Agreement pursuant to Clause 1</w:t>
      </w:r>
      <w:r w:rsidR="00764D31" w:rsidRPr="094368B2">
        <w:rPr>
          <w:rFonts w:ascii="Arial" w:eastAsia="Arial" w:hAnsi="Arial"/>
          <w:color w:val="000000"/>
          <w:sz w:val="24"/>
          <w:szCs w:val="24"/>
        </w:rPr>
        <w:t>5</w:t>
      </w:r>
      <w:r w:rsidRPr="094368B2">
        <w:rPr>
          <w:rFonts w:ascii="Arial" w:eastAsia="Arial" w:hAnsi="Arial"/>
          <w:color w:val="000000"/>
          <w:sz w:val="24"/>
          <w:szCs w:val="24"/>
        </w:rPr>
        <w:t>.3.</w:t>
      </w:r>
    </w:p>
    <w:p w14:paraId="13D6327B" w14:textId="77777777" w:rsidR="00D90B60" w:rsidRPr="004962B0" w:rsidRDefault="094368B2" w:rsidP="094368B2">
      <w:pPr>
        <w:spacing w:before="240" w:line="277"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2.4 </w:t>
      </w:r>
      <w:r w:rsidR="00736E94">
        <w:tab/>
      </w:r>
      <w:r w:rsidRPr="094368B2">
        <w:rPr>
          <w:rFonts w:ascii="Arial" w:eastAsia="Arial" w:hAnsi="Arial"/>
          <w:color w:val="000000" w:themeColor="text1"/>
          <w:sz w:val="24"/>
          <w:szCs w:val="24"/>
        </w:rPr>
        <w:t>The Clinical Organisation shall procure, and shall ensure that the Principal Investigator procures, the performance of the obligations of the Personnel as set out in this Agreement.</w:t>
      </w:r>
    </w:p>
    <w:p w14:paraId="1B5B57ED" w14:textId="5D4D3EBD" w:rsidR="00D90B60" w:rsidRPr="004962B0" w:rsidRDefault="00736E94">
      <w:pPr>
        <w:spacing w:before="222" w:line="277" w:lineRule="exact"/>
        <w:ind w:left="648" w:right="62" w:hanging="576"/>
        <w:jc w:val="both"/>
        <w:rPr>
          <w:rFonts w:ascii="Arial" w:eastAsia="Arial" w:hAnsi="Arial"/>
          <w:color w:val="000000" w:themeColor="text1"/>
          <w:sz w:val="24"/>
          <w:szCs w:val="24"/>
        </w:rPr>
      </w:pPr>
      <w:r w:rsidRPr="2D24E174">
        <w:rPr>
          <w:rFonts w:ascii="Arial" w:eastAsia="Arial" w:hAnsi="Arial"/>
          <w:color w:val="000000"/>
          <w:spacing w:val="-2"/>
          <w:sz w:val="24"/>
          <w:szCs w:val="24"/>
        </w:rPr>
        <w:t xml:space="preserve">2.5 </w:t>
      </w:r>
      <w:r w:rsidR="005C6006" w:rsidRPr="004962B0">
        <w:rPr>
          <w:rFonts w:ascii="Arial" w:eastAsia="Arial" w:hAnsi="Arial"/>
          <w:color w:val="000000"/>
          <w:spacing w:val="-2"/>
          <w:sz w:val="24"/>
        </w:rPr>
        <w:tab/>
      </w:r>
      <w:r w:rsidRPr="2D24E174">
        <w:rPr>
          <w:rFonts w:ascii="Arial" w:eastAsia="Arial" w:hAnsi="Arial"/>
          <w:color w:val="000000"/>
          <w:spacing w:val="-2"/>
          <w:sz w:val="24"/>
          <w:szCs w:val="24"/>
        </w:rPr>
        <w:t>The Principal Investigator and/or Personnel shall attend any meetings regarding the Clinical Trial as reasonably requested by the Sponsor</w:t>
      </w:r>
      <w:r w:rsidR="00571038" w:rsidRPr="2D24E174">
        <w:rPr>
          <w:rFonts w:ascii="Arial" w:eastAsia="Arial" w:hAnsi="Arial"/>
          <w:color w:val="000000"/>
          <w:spacing w:val="-2"/>
          <w:sz w:val="24"/>
          <w:szCs w:val="24"/>
        </w:rPr>
        <w:t xml:space="preserve"> </w:t>
      </w:r>
      <w:r w:rsidRPr="2D24E174">
        <w:rPr>
          <w:rFonts w:ascii="Arial" w:eastAsia="Arial" w:hAnsi="Arial"/>
          <w:color w:val="000000"/>
          <w:spacing w:val="-2"/>
          <w:sz w:val="24"/>
          <w:szCs w:val="24"/>
        </w:rPr>
        <w:t>(“</w:t>
      </w:r>
      <w:r w:rsidRPr="2D24E174">
        <w:rPr>
          <w:rFonts w:ascii="Arial" w:eastAsia="Arial" w:hAnsi="Arial"/>
          <w:b/>
          <w:bCs/>
          <w:color w:val="000000"/>
          <w:spacing w:val="-2"/>
          <w:sz w:val="24"/>
          <w:szCs w:val="24"/>
        </w:rPr>
        <w:t>Investigator Meetings</w:t>
      </w:r>
      <w:r w:rsidRPr="2D24E174">
        <w:rPr>
          <w:rFonts w:ascii="Arial" w:eastAsia="Arial" w:hAnsi="Arial"/>
          <w:color w:val="000000"/>
          <w:spacing w:val="-2"/>
          <w:sz w:val="24"/>
          <w:szCs w:val="24"/>
        </w:rPr>
        <w:t xml:space="preserve">”). Such meetings to be conducted by the Sponsor to convey or exchange information with the Principal Investigator or other Personnel to support the effective conduct or </w:t>
      </w:r>
      <w:r w:rsidRPr="2D24E174">
        <w:rPr>
          <w:rFonts w:ascii="Arial" w:eastAsia="Arial" w:hAnsi="Arial"/>
          <w:color w:val="000000"/>
          <w:spacing w:val="-2"/>
          <w:sz w:val="24"/>
          <w:szCs w:val="24"/>
        </w:rPr>
        <w:lastRenderedPageBreak/>
        <w:t xml:space="preserve">close-out of the Clinical Trial. The </w:t>
      </w:r>
      <w:r w:rsidR="00E4476C" w:rsidRPr="2D24E174">
        <w:rPr>
          <w:rFonts w:ascii="Arial" w:eastAsia="Arial" w:hAnsi="Arial"/>
          <w:color w:val="000000"/>
          <w:spacing w:val="-2"/>
          <w:sz w:val="24"/>
          <w:szCs w:val="24"/>
        </w:rPr>
        <w:t xml:space="preserve">Clinical </w:t>
      </w:r>
      <w:r w:rsidRPr="2D24E174">
        <w:rPr>
          <w:rFonts w:ascii="Arial" w:eastAsia="Arial" w:hAnsi="Arial"/>
          <w:color w:val="000000"/>
          <w:spacing w:val="-2"/>
          <w:sz w:val="24"/>
          <w:szCs w:val="24"/>
        </w:rPr>
        <w:t>Organisation agrees that no additional compensation shall be due hereunder for Principal Investigator’s or any other Personnel’s respective participation in Investigator Meetings. The Sponsor</w:t>
      </w:r>
      <w:r w:rsidR="004A1028" w:rsidRPr="2D24E174">
        <w:rPr>
          <w:rFonts w:ascii="Arial" w:eastAsia="Arial" w:hAnsi="Arial"/>
          <w:color w:val="000000"/>
          <w:spacing w:val="-2"/>
          <w:sz w:val="24"/>
          <w:szCs w:val="24"/>
        </w:rPr>
        <w:t>, either directly or via a third party,</w:t>
      </w:r>
      <w:r w:rsidRPr="2D24E174">
        <w:rPr>
          <w:rFonts w:ascii="Arial" w:eastAsia="Arial" w:hAnsi="Arial"/>
          <w:color w:val="000000"/>
          <w:spacing w:val="-2"/>
          <w:sz w:val="24"/>
          <w:szCs w:val="24"/>
        </w:rPr>
        <w:t xml:space="preserve"> shall reimburse or pay </w:t>
      </w:r>
      <w:proofErr w:type="gramStart"/>
      <w:r w:rsidRPr="2D24E174">
        <w:rPr>
          <w:rFonts w:ascii="Arial" w:eastAsia="Arial" w:hAnsi="Arial"/>
          <w:color w:val="000000"/>
          <w:spacing w:val="-2"/>
          <w:sz w:val="24"/>
          <w:szCs w:val="24"/>
        </w:rPr>
        <w:t>for reasonable pre-approved expenses for attendance at the Investigator Meetings upon receipt of documentation</w:t>
      </w:r>
      <w:proofErr w:type="gramEnd"/>
      <w:r w:rsidRPr="2D24E174">
        <w:rPr>
          <w:rFonts w:ascii="Arial" w:eastAsia="Arial" w:hAnsi="Arial"/>
          <w:color w:val="000000"/>
          <w:spacing w:val="-2"/>
          <w:sz w:val="24"/>
          <w:szCs w:val="24"/>
        </w:rPr>
        <w:t xml:space="preserve">. </w:t>
      </w:r>
      <w:proofErr w:type="gramStart"/>
      <w:r w:rsidRPr="2D24E174">
        <w:rPr>
          <w:rFonts w:ascii="Arial" w:eastAsia="Arial" w:hAnsi="Arial"/>
          <w:color w:val="000000"/>
          <w:spacing w:val="-2"/>
          <w:sz w:val="24"/>
          <w:szCs w:val="24"/>
        </w:rPr>
        <w:t xml:space="preserve">It is further agreed that any such expenses will be paid at the rate of fair market value (in line with the IPHA Code of Practice) and subject to the documentation evidencing the expenses being in sufficient detail for the financial reporting purposes of the </w:t>
      </w:r>
      <w:r w:rsidRPr="2D24E174" w:rsidDel="2D24E174">
        <w:rPr>
          <w:rFonts w:ascii="Arial" w:eastAsia="Arial" w:hAnsi="Arial"/>
          <w:color w:val="000000" w:themeColor="text1"/>
          <w:sz w:val="24"/>
          <w:szCs w:val="24"/>
        </w:rPr>
        <w:t xml:space="preserve">Party </w:t>
      </w:r>
      <w:r w:rsidRPr="2D24E174">
        <w:rPr>
          <w:rFonts w:ascii="Arial" w:eastAsia="Arial" w:hAnsi="Arial"/>
          <w:color w:val="000000"/>
          <w:spacing w:val="-2"/>
          <w:sz w:val="24"/>
          <w:szCs w:val="24"/>
        </w:rPr>
        <w:t xml:space="preserve">making payment, provided that the required detail does not impose an unreasonable administrative burden upon the </w:t>
      </w:r>
      <w:r w:rsidR="00476690" w:rsidRPr="2D24E174">
        <w:rPr>
          <w:rFonts w:ascii="Arial" w:eastAsia="Arial" w:hAnsi="Arial"/>
          <w:color w:val="000000"/>
          <w:spacing w:val="-2"/>
          <w:sz w:val="24"/>
          <w:szCs w:val="24"/>
        </w:rPr>
        <w:t xml:space="preserve">Clinical </w:t>
      </w:r>
      <w:r w:rsidRPr="2D24E174">
        <w:rPr>
          <w:rFonts w:ascii="Arial" w:eastAsia="Arial" w:hAnsi="Arial"/>
          <w:color w:val="000000"/>
          <w:spacing w:val="-2"/>
          <w:sz w:val="24"/>
          <w:szCs w:val="24"/>
        </w:rPr>
        <w:t>Organisation.</w:t>
      </w:r>
      <w:proofErr w:type="gramEnd"/>
      <w:r w:rsidRPr="2D24E174">
        <w:rPr>
          <w:rFonts w:ascii="Arial" w:eastAsia="Arial" w:hAnsi="Arial"/>
          <w:color w:val="000000"/>
          <w:spacing w:val="-2"/>
          <w:sz w:val="24"/>
          <w:szCs w:val="24"/>
        </w:rPr>
        <w:t xml:space="preserve"> Such expenses may be publicly reportable</w:t>
      </w:r>
      <w:r w:rsidR="004B298A" w:rsidRPr="2D24E174">
        <w:rPr>
          <w:rFonts w:ascii="Arial" w:eastAsia="Arial" w:hAnsi="Arial"/>
          <w:color w:val="000000"/>
          <w:spacing w:val="-2"/>
          <w:sz w:val="24"/>
          <w:szCs w:val="24"/>
        </w:rPr>
        <w:t xml:space="preserve"> in accordance with applicable laws</w:t>
      </w:r>
      <w:r w:rsidRPr="2D24E174">
        <w:rPr>
          <w:rFonts w:ascii="Arial" w:eastAsia="Arial" w:hAnsi="Arial"/>
          <w:color w:val="000000"/>
          <w:spacing w:val="-2"/>
          <w:sz w:val="24"/>
          <w:szCs w:val="24"/>
        </w:rPr>
        <w:t>.</w:t>
      </w:r>
    </w:p>
    <w:p w14:paraId="1A48DE44" w14:textId="77777777" w:rsidR="00D90B60" w:rsidRPr="004962B0" w:rsidRDefault="00736E94" w:rsidP="094368B2">
      <w:pPr>
        <w:tabs>
          <w:tab w:val="decimal" w:pos="216"/>
          <w:tab w:val="left" w:pos="709"/>
        </w:tabs>
        <w:spacing w:before="242" w:line="277" w:lineRule="exact"/>
        <w:ind w:left="709" w:right="62" w:hanging="709"/>
        <w:jc w:val="both"/>
        <w:textAlignment w:val="baseline"/>
        <w:rPr>
          <w:rFonts w:ascii="Arial" w:eastAsia="Arial" w:hAnsi="Arial"/>
          <w:color w:val="000000"/>
          <w:sz w:val="24"/>
          <w:szCs w:val="24"/>
        </w:rPr>
      </w:pPr>
      <w:r w:rsidRPr="004962B0">
        <w:rPr>
          <w:rFonts w:ascii="Arial" w:eastAsia="Arial" w:hAnsi="Arial"/>
          <w:color w:val="000000"/>
          <w:sz w:val="24"/>
        </w:rPr>
        <w:tab/>
      </w:r>
      <w:r w:rsidRPr="7444BE20">
        <w:rPr>
          <w:rFonts w:ascii="Arial" w:eastAsia="Arial" w:hAnsi="Arial"/>
          <w:color w:val="000000"/>
          <w:sz w:val="24"/>
          <w:szCs w:val="24"/>
        </w:rPr>
        <w:t>2.6</w:t>
      </w:r>
      <w:r w:rsidRPr="004962B0">
        <w:rPr>
          <w:rFonts w:ascii="Arial" w:eastAsia="Arial" w:hAnsi="Arial"/>
          <w:color w:val="000000"/>
          <w:sz w:val="24"/>
        </w:rPr>
        <w:tab/>
      </w:r>
      <w:r w:rsidRPr="7444BE20">
        <w:rPr>
          <w:rFonts w:ascii="Arial" w:eastAsia="Arial" w:hAnsi="Arial"/>
          <w:color w:val="000000"/>
          <w:sz w:val="24"/>
          <w:szCs w:val="24"/>
        </w:rPr>
        <w:t xml:space="preserve">The </w:t>
      </w:r>
      <w:r w:rsidR="008F6B1B" w:rsidRPr="7444BE20">
        <w:rPr>
          <w:rFonts w:ascii="Arial" w:eastAsia="Arial" w:hAnsi="Arial"/>
          <w:color w:val="000000"/>
          <w:sz w:val="24"/>
          <w:szCs w:val="24"/>
        </w:rPr>
        <w:t xml:space="preserve">Clinical </w:t>
      </w:r>
      <w:r w:rsidRPr="7444BE20">
        <w:rPr>
          <w:rFonts w:ascii="Arial" w:eastAsia="Arial" w:hAnsi="Arial"/>
          <w:color w:val="000000"/>
          <w:sz w:val="24"/>
          <w:szCs w:val="24"/>
        </w:rPr>
        <w:t>Organisation represents that it will support the Principal</w:t>
      </w:r>
      <w:r w:rsidRPr="094368B2">
        <w:rPr>
          <w:rFonts w:ascii="Arial" w:eastAsia="Arial" w:hAnsi="Arial"/>
          <w:color w:val="000000"/>
          <w:sz w:val="24"/>
          <w:szCs w:val="24"/>
        </w:rPr>
        <w:t xml:space="preserve"> Investigator to make good faith diligent efforts to ensure the completion of all case report forms in a timely manner.</w:t>
      </w:r>
    </w:p>
    <w:p w14:paraId="78838EE5" w14:textId="77777777" w:rsidR="00D90B60" w:rsidRPr="004962B0" w:rsidRDefault="00736E94" w:rsidP="094368B2">
      <w:pPr>
        <w:spacing w:before="226" w:line="277" w:lineRule="exact"/>
        <w:ind w:left="648" w:right="62" w:hanging="576"/>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 xml:space="preserve">2.7 </w:t>
      </w:r>
      <w:r w:rsidR="005C6006" w:rsidRPr="004962B0">
        <w:rPr>
          <w:rFonts w:ascii="Arial" w:eastAsia="Arial" w:hAnsi="Arial"/>
          <w:color w:val="000000"/>
          <w:spacing w:val="-1"/>
          <w:sz w:val="24"/>
        </w:rPr>
        <w:tab/>
      </w:r>
      <w:r w:rsidRPr="094368B2">
        <w:rPr>
          <w:rFonts w:ascii="Arial" w:eastAsia="Arial" w:hAnsi="Arial"/>
          <w:color w:val="000000"/>
          <w:spacing w:val="-1"/>
          <w:sz w:val="24"/>
          <w:szCs w:val="24"/>
        </w:rPr>
        <w:t xml:space="preserve">The </w:t>
      </w:r>
      <w:r w:rsidR="00476690"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 xml:space="preserve">Organisation through the Principal Investigator may appoint such other </w:t>
      </w:r>
      <w:proofErr w:type="gramStart"/>
      <w:r w:rsidRPr="094368B2">
        <w:rPr>
          <w:rFonts w:ascii="Arial" w:eastAsia="Arial" w:hAnsi="Arial"/>
          <w:color w:val="000000"/>
          <w:spacing w:val="-1"/>
          <w:sz w:val="24"/>
          <w:szCs w:val="24"/>
        </w:rPr>
        <w:t>persons</w:t>
      </w:r>
      <w:proofErr w:type="gramEnd"/>
      <w:r w:rsidRPr="094368B2">
        <w:rPr>
          <w:rFonts w:ascii="Arial" w:eastAsia="Arial" w:hAnsi="Arial"/>
          <w:color w:val="000000"/>
          <w:spacing w:val="-1"/>
          <w:sz w:val="24"/>
          <w:szCs w:val="24"/>
        </w:rPr>
        <w:t xml:space="preserve"> as the Principal Investigator may deem appropriate as Personnel to assist in the conduct of the Clinical Trial. All Personnel will be adequately qualified, timely appointed and an updated list </w:t>
      </w:r>
      <w:proofErr w:type="gramStart"/>
      <w:r w:rsidRPr="094368B2">
        <w:rPr>
          <w:rFonts w:ascii="Arial" w:eastAsia="Arial" w:hAnsi="Arial"/>
          <w:color w:val="000000"/>
          <w:spacing w:val="-1"/>
          <w:sz w:val="24"/>
          <w:szCs w:val="24"/>
        </w:rPr>
        <w:t>will be maintained</w:t>
      </w:r>
      <w:proofErr w:type="gramEnd"/>
      <w:r w:rsidRPr="094368B2">
        <w:rPr>
          <w:rFonts w:ascii="Arial" w:eastAsia="Arial" w:hAnsi="Arial"/>
          <w:color w:val="000000"/>
          <w:spacing w:val="-1"/>
          <w:sz w:val="24"/>
          <w:szCs w:val="24"/>
        </w:rPr>
        <w:t>.</w:t>
      </w:r>
      <w:r w:rsidR="00231E57" w:rsidRPr="094368B2">
        <w:rPr>
          <w:rFonts w:ascii="Arial" w:eastAsia="Arial" w:hAnsi="Arial"/>
          <w:color w:val="000000"/>
          <w:spacing w:val="-1"/>
          <w:sz w:val="24"/>
          <w:szCs w:val="24"/>
        </w:rPr>
        <w:t xml:space="preserve"> The</w:t>
      </w:r>
      <w:r w:rsidRPr="094368B2">
        <w:rPr>
          <w:rFonts w:ascii="Arial" w:eastAsia="Arial" w:hAnsi="Arial"/>
          <w:color w:val="000000"/>
          <w:spacing w:val="-1"/>
          <w:sz w:val="24"/>
          <w:szCs w:val="24"/>
        </w:rPr>
        <w:t xml:space="preserve"> Principal Investigator shall be responsible for leading such team of Personnel. The </w:t>
      </w:r>
      <w:r w:rsidR="00476690"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 xml:space="preserve">Organisation and Principal Investigator are responsible for the services performed by the Personnel and undertake in particular to have the services executed by competent persons. In the event that the </w:t>
      </w:r>
      <w:r w:rsidR="00476690"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 xml:space="preserve">Organisation and/or Principal Investigator use the services of others to conduct the Clinical Trial pursuant to this Agreement, the </w:t>
      </w:r>
      <w:r w:rsidR="00476690"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Organisation and Principal Investigator shall be responsible for ensuring that all are</w:t>
      </w:r>
      <w:r w:rsidR="005656EE">
        <w:rPr>
          <w:noProof/>
          <w:lang w:val="en-IE" w:eastAsia="en-IE"/>
        </w:rPr>
        <mc:AlternateContent>
          <mc:Choice Requires="wps">
            <w:drawing>
              <wp:anchor distT="0" distB="0" distL="114300" distR="114300" simplePos="0" relativeHeight="251673600" behindDoc="0" locked="0" layoutInCell="1" allowOverlap="1" wp14:anchorId="19CE0C27" wp14:editId="63261F78">
                <wp:simplePos x="0" y="0"/>
                <wp:positionH relativeFrom="page">
                  <wp:posOffset>817880</wp:posOffset>
                </wp:positionH>
                <wp:positionV relativeFrom="page">
                  <wp:posOffset>399415</wp:posOffset>
                </wp:positionV>
                <wp:extent cx="6071235" cy="0"/>
                <wp:effectExtent l="0" t="0" r="0" b="0"/>
                <wp:wrapNone/>
                <wp:docPr id="472950837" name="Line 4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71235" cy="0"/>
                        </a:xfrm>
                        <a:prstGeom prst="line">
                          <a:avLst/>
                        </a:prstGeom>
                        <a:noFill/>
                        <a:ln w="6350">
                          <a:no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du="http://schemas.microsoft.com/office/word/2023/wordml/word16du">
            <w:pict>
              <v:line w14:anchorId="65721674" id="Line 449"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4.4pt,31.45pt" to="542.4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" stroked="f" strokeweight=".5pt">
                <o:lock v:ext="edit" shapetype="f"/>
                <w10:wrap anchorx="page" anchory="page"/>
              </v:line>
            </w:pict>
          </mc:Fallback>
        </mc:AlternateContent>
      </w:r>
      <w:r w:rsidR="009C3183" w:rsidRPr="094368B2">
        <w:rPr>
          <w:rFonts w:ascii="Arial" w:eastAsia="Arial" w:hAnsi="Arial"/>
          <w:color w:val="000000"/>
          <w:spacing w:val="-1"/>
          <w:sz w:val="24"/>
          <w:szCs w:val="24"/>
        </w:rPr>
        <w:t xml:space="preserve"> </w:t>
      </w:r>
      <w:r w:rsidRPr="094368B2">
        <w:rPr>
          <w:rFonts w:ascii="Arial" w:eastAsia="Arial" w:hAnsi="Arial"/>
          <w:color w:val="000000"/>
          <w:sz w:val="24"/>
          <w:szCs w:val="24"/>
        </w:rPr>
        <w:t>appropriate, in compliance with the terms of this Agreement</w:t>
      </w:r>
      <w:r w:rsidR="00E47A2A" w:rsidRPr="094368B2">
        <w:rPr>
          <w:rFonts w:ascii="Arial" w:eastAsia="Arial" w:hAnsi="Arial"/>
          <w:color w:val="000000"/>
          <w:sz w:val="24"/>
          <w:szCs w:val="24"/>
        </w:rPr>
        <w:t>.</w:t>
      </w:r>
      <w:r w:rsidR="007D5C57" w:rsidRPr="094368B2">
        <w:rPr>
          <w:rFonts w:ascii="Arial" w:eastAsia="Arial" w:hAnsi="Arial"/>
          <w:color w:val="000000"/>
          <w:sz w:val="24"/>
          <w:szCs w:val="24"/>
        </w:rPr>
        <w:t xml:space="preserve"> </w:t>
      </w:r>
    </w:p>
    <w:p w14:paraId="6A0DF03C" w14:textId="77777777" w:rsidR="00D90B60" w:rsidRPr="004962B0" w:rsidRDefault="00736E94" w:rsidP="094368B2">
      <w:pPr>
        <w:spacing w:before="366" w:line="366" w:lineRule="exact"/>
        <w:ind w:left="72" w:right="62"/>
        <w:jc w:val="both"/>
        <w:textAlignment w:val="baseline"/>
        <w:rPr>
          <w:rFonts w:ascii="Arial" w:eastAsia="Arial" w:hAnsi="Arial"/>
          <w:b/>
          <w:bCs/>
          <w:color w:val="002F86"/>
          <w:spacing w:val="6"/>
          <w:sz w:val="32"/>
          <w:szCs w:val="32"/>
        </w:rPr>
      </w:pPr>
      <w:r w:rsidRPr="094368B2">
        <w:rPr>
          <w:rFonts w:ascii="Arial" w:eastAsia="Arial" w:hAnsi="Arial"/>
          <w:b/>
          <w:bCs/>
          <w:color w:val="002F86"/>
          <w:spacing w:val="6"/>
          <w:sz w:val="32"/>
          <w:szCs w:val="32"/>
        </w:rPr>
        <w:t>3. Clinical Trial Governance</w:t>
      </w:r>
    </w:p>
    <w:p w14:paraId="33C6102E" w14:textId="77777777" w:rsidR="00D90B60" w:rsidRPr="004962B0" w:rsidRDefault="094368B2" w:rsidP="094368B2">
      <w:pPr>
        <w:spacing w:before="239" w:after="236" w:line="275"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3.1 </w:t>
      </w:r>
      <w:r w:rsidR="00736E94">
        <w:tab/>
      </w:r>
      <w:r w:rsidRPr="094368B2">
        <w:rPr>
          <w:rFonts w:ascii="Arial" w:eastAsia="Arial" w:hAnsi="Arial"/>
          <w:color w:val="000000" w:themeColor="text1"/>
          <w:sz w:val="24"/>
          <w:szCs w:val="24"/>
        </w:rPr>
        <w:t>The Sponsor shall inform the Clinical Organisation and the Principal Investigator of the name and telephone number of the Trial Monitor and the name of the person who will be available as a point of contact. The Sponsor shall also provide the Principal Investigator with an emergency telephone number to enable serious adverse event reporting at any time.</w:t>
      </w:r>
    </w:p>
    <w:p w14:paraId="50677B25" w14:textId="77777777" w:rsidR="00D90B60" w:rsidRDefault="094368B2" w:rsidP="094368B2">
      <w:pPr>
        <w:spacing w:line="275" w:lineRule="exact"/>
        <w:ind w:left="648" w:right="62" w:hanging="576"/>
        <w:jc w:val="both"/>
        <w:textAlignment w:val="baseline"/>
        <w:rPr>
          <w:rFonts w:ascii="Arial" w:eastAsia="Arial" w:hAnsi="Arial"/>
          <w:color w:val="000000"/>
          <w:sz w:val="24"/>
          <w:szCs w:val="24"/>
        </w:rPr>
      </w:pPr>
      <w:bookmarkStart w:id="9" w:name="_Int_hfu7ybLN"/>
      <w:proofErr w:type="gramStart"/>
      <w:r w:rsidRPr="094368B2">
        <w:rPr>
          <w:rFonts w:ascii="Arial" w:eastAsia="Arial" w:hAnsi="Arial"/>
          <w:color w:val="000000" w:themeColor="text1"/>
          <w:sz w:val="24"/>
          <w:szCs w:val="24"/>
        </w:rPr>
        <w:t>3.2  To</w:t>
      </w:r>
      <w:bookmarkEnd w:id="9"/>
      <w:proofErr w:type="gramEnd"/>
      <w:r w:rsidRPr="094368B2">
        <w:rPr>
          <w:rFonts w:ascii="Arial" w:eastAsia="Arial" w:hAnsi="Arial"/>
          <w:color w:val="000000" w:themeColor="text1"/>
          <w:sz w:val="24"/>
          <w:szCs w:val="24"/>
        </w:rPr>
        <w:t xml:space="preserve"> the extent applicable to each, the Parties shall comply with, and the Clinical Organisation shall ensure that the Principal Investigator and all Personnel comply with, all relevant laws, including but not limited to:</w:t>
      </w:r>
    </w:p>
    <w:p w14:paraId="2CEC0A64" w14:textId="77777777" w:rsidR="00A5578B" w:rsidRPr="004962B0" w:rsidRDefault="00A5578B" w:rsidP="094368B2">
      <w:pPr>
        <w:spacing w:line="275" w:lineRule="exact"/>
        <w:ind w:left="648" w:right="62" w:hanging="576"/>
        <w:jc w:val="both"/>
        <w:textAlignment w:val="baseline"/>
        <w:rPr>
          <w:rFonts w:ascii="Arial" w:eastAsia="Arial" w:hAnsi="Arial"/>
          <w:color w:val="000000"/>
          <w:sz w:val="24"/>
          <w:szCs w:val="24"/>
        </w:rPr>
      </w:pPr>
    </w:p>
    <w:p w14:paraId="765770E5" w14:textId="77777777" w:rsidR="0006706C" w:rsidRPr="004962B0" w:rsidRDefault="094368B2" w:rsidP="094368B2">
      <w:pPr>
        <w:spacing w:before="2" w:line="360" w:lineRule="auto"/>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3.2.1 Laws of the European Union if directly applicable or of direct effect</w:t>
      </w:r>
      <w:proofErr w:type="gramStart"/>
      <w:r w:rsidRPr="094368B2">
        <w:rPr>
          <w:rFonts w:ascii="Arial" w:eastAsia="Arial" w:hAnsi="Arial"/>
          <w:color w:val="000000" w:themeColor="text1"/>
          <w:sz w:val="24"/>
          <w:szCs w:val="24"/>
        </w:rPr>
        <w:t>;</w:t>
      </w:r>
      <w:proofErr w:type="gramEnd"/>
      <w:r w:rsidRPr="094368B2">
        <w:rPr>
          <w:rFonts w:ascii="Arial" w:eastAsia="Arial" w:hAnsi="Arial"/>
          <w:color w:val="000000" w:themeColor="text1"/>
          <w:sz w:val="24"/>
          <w:szCs w:val="24"/>
        </w:rPr>
        <w:t xml:space="preserve"> </w:t>
      </w:r>
    </w:p>
    <w:p w14:paraId="139307D7" w14:textId="77777777" w:rsidR="0006706C" w:rsidRPr="004962B0" w:rsidRDefault="094368B2" w:rsidP="094368B2">
      <w:pPr>
        <w:spacing w:before="2" w:line="360" w:lineRule="auto"/>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3.2.2 The European Convention of Human Rights Acts 2003 and 2014; </w:t>
      </w:r>
    </w:p>
    <w:p w14:paraId="0AA08652" w14:textId="77777777" w:rsidR="00D90B60" w:rsidRPr="004962B0" w:rsidRDefault="094368B2" w:rsidP="094368B2">
      <w:pPr>
        <w:spacing w:before="2" w:line="360" w:lineRule="auto"/>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3.2.3 The Data Protection Laws and Guidance;</w:t>
      </w:r>
    </w:p>
    <w:p w14:paraId="4B4DA8A4" w14:textId="77777777" w:rsidR="00D90B60" w:rsidRPr="004962B0" w:rsidRDefault="094368B2" w:rsidP="094368B2">
      <w:pPr>
        <w:spacing w:before="116" w:line="360" w:lineRule="auto"/>
        <w:ind w:left="1224"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3.2.4 Statutory Instrument No. 158 of 2006 (Quality and Safety of Human Tissues and Cells) Regulations;</w:t>
      </w:r>
    </w:p>
    <w:p w14:paraId="7D4B85E6" w14:textId="77777777" w:rsidR="00D90B60" w:rsidRPr="004962B0" w:rsidRDefault="094368B2" w:rsidP="094368B2">
      <w:pPr>
        <w:spacing w:before="123" w:line="360" w:lineRule="auto"/>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3.2.5 The Control of Clinical Trials Act 1987;</w:t>
      </w:r>
    </w:p>
    <w:p w14:paraId="555CBF17" w14:textId="77777777" w:rsidR="00D90B60" w:rsidRPr="004962B0" w:rsidRDefault="094368B2" w:rsidP="094368B2">
      <w:pPr>
        <w:spacing w:before="127" w:line="360" w:lineRule="auto"/>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lastRenderedPageBreak/>
        <w:t>3.2.6 The Control of Clinical Trials and Drugs Act 1990;</w:t>
      </w:r>
    </w:p>
    <w:p w14:paraId="621BBCFB" w14:textId="77777777" w:rsidR="00D90B60" w:rsidRPr="004962B0" w:rsidRDefault="094368B2" w:rsidP="094368B2">
      <w:pPr>
        <w:spacing w:before="116" w:line="360" w:lineRule="auto"/>
        <w:ind w:left="1276" w:right="62" w:hanging="628"/>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3.2.7 The European Union (Clinical Trials on Medicinal Products for Human Use) Regulations (Principal) 2022, SI No 99 of 2022.</w:t>
      </w:r>
    </w:p>
    <w:p w14:paraId="5D2DCB0A" w14:textId="77777777" w:rsidR="003C3151" w:rsidRPr="004962B0" w:rsidRDefault="00736E94" w:rsidP="094368B2">
      <w:pPr>
        <w:spacing w:line="360" w:lineRule="auto"/>
        <w:ind w:left="646" w:right="62"/>
        <w:jc w:val="both"/>
        <w:textAlignment w:val="baseline"/>
        <w:rPr>
          <w:rFonts w:ascii="Arial" w:eastAsia="Arial" w:hAnsi="Arial"/>
          <w:color w:val="000000"/>
          <w:spacing w:val="4"/>
          <w:sz w:val="24"/>
          <w:szCs w:val="24"/>
        </w:rPr>
      </w:pPr>
      <w:r w:rsidRPr="094368B2">
        <w:rPr>
          <w:rFonts w:ascii="Arial" w:eastAsia="Arial" w:hAnsi="Arial"/>
          <w:color w:val="000000"/>
          <w:spacing w:val="4"/>
          <w:sz w:val="24"/>
          <w:szCs w:val="24"/>
        </w:rPr>
        <w:t xml:space="preserve">3.2.8 European Communities (Clinical Trials on Medicinal Products for Human       </w:t>
      </w:r>
    </w:p>
    <w:p w14:paraId="40D32104" w14:textId="77777777" w:rsidR="00A33805" w:rsidRPr="004962B0" w:rsidRDefault="00736E94" w:rsidP="094368B2">
      <w:pPr>
        <w:spacing w:line="360" w:lineRule="auto"/>
        <w:ind w:left="646" w:right="62"/>
        <w:jc w:val="both"/>
        <w:textAlignment w:val="baseline"/>
        <w:rPr>
          <w:rFonts w:ascii="Arial" w:eastAsia="Arial" w:hAnsi="Arial"/>
          <w:color w:val="000000"/>
          <w:spacing w:val="4"/>
          <w:sz w:val="24"/>
          <w:szCs w:val="24"/>
        </w:rPr>
      </w:pPr>
      <w:r w:rsidRPr="094368B2">
        <w:rPr>
          <w:rFonts w:ascii="Arial" w:eastAsia="Arial" w:hAnsi="Arial"/>
          <w:color w:val="000000"/>
          <w:spacing w:val="4"/>
          <w:sz w:val="24"/>
          <w:szCs w:val="24"/>
        </w:rPr>
        <w:t xml:space="preserve">         Use) Regulations, 2004, SI 190 of 2004 or the EU Clinical Trials </w:t>
      </w:r>
    </w:p>
    <w:p w14:paraId="7EA65CE2" w14:textId="77777777" w:rsidR="00D90B60" w:rsidRPr="004962B0" w:rsidRDefault="00736E94" w:rsidP="094368B2">
      <w:pPr>
        <w:spacing w:line="360" w:lineRule="auto"/>
        <w:ind w:left="646" w:right="62"/>
        <w:jc w:val="both"/>
        <w:textAlignment w:val="baseline"/>
        <w:rPr>
          <w:rFonts w:ascii="Arial" w:eastAsia="Arial" w:hAnsi="Arial"/>
          <w:color w:val="000000"/>
          <w:spacing w:val="4"/>
          <w:sz w:val="24"/>
          <w:szCs w:val="24"/>
        </w:rPr>
      </w:pPr>
      <w:r w:rsidRPr="094368B2">
        <w:rPr>
          <w:rFonts w:ascii="Arial" w:eastAsia="Arial" w:hAnsi="Arial"/>
          <w:color w:val="000000"/>
          <w:spacing w:val="4"/>
          <w:sz w:val="24"/>
          <w:szCs w:val="24"/>
        </w:rPr>
        <w:t xml:space="preserve">         </w:t>
      </w:r>
      <w:r w:rsidR="003C3151" w:rsidRPr="094368B2">
        <w:rPr>
          <w:rFonts w:ascii="Arial" w:eastAsia="Arial" w:hAnsi="Arial"/>
          <w:color w:val="000000"/>
          <w:spacing w:val="4"/>
          <w:sz w:val="24"/>
          <w:szCs w:val="24"/>
        </w:rPr>
        <w:t xml:space="preserve">Regulation, as </w:t>
      </w:r>
      <w:r w:rsidRPr="094368B2">
        <w:rPr>
          <w:rFonts w:ascii="Arial" w:eastAsia="Arial" w:hAnsi="Arial"/>
          <w:color w:val="000000"/>
          <w:spacing w:val="4"/>
          <w:sz w:val="24"/>
          <w:szCs w:val="24"/>
        </w:rPr>
        <w:t>applicable</w:t>
      </w:r>
      <w:r w:rsidR="00231E57" w:rsidRPr="094368B2">
        <w:rPr>
          <w:rFonts w:ascii="Arial" w:eastAsia="Arial" w:hAnsi="Arial"/>
          <w:color w:val="000000"/>
          <w:spacing w:val="4"/>
          <w:sz w:val="24"/>
          <w:szCs w:val="24"/>
        </w:rPr>
        <w:t>;</w:t>
      </w:r>
    </w:p>
    <w:p w14:paraId="4F46406A" w14:textId="77777777" w:rsidR="00A33805" w:rsidRPr="004962B0" w:rsidRDefault="00736E94" w:rsidP="094368B2">
      <w:pPr>
        <w:spacing w:line="360" w:lineRule="auto"/>
        <w:ind w:left="648" w:right="62"/>
        <w:jc w:val="both"/>
        <w:textAlignment w:val="baseline"/>
        <w:rPr>
          <w:rFonts w:ascii="Arial" w:eastAsia="Arial" w:hAnsi="Arial"/>
          <w:color w:val="000000"/>
          <w:spacing w:val="4"/>
          <w:sz w:val="24"/>
          <w:szCs w:val="24"/>
        </w:rPr>
      </w:pPr>
      <w:r w:rsidRPr="094368B2">
        <w:rPr>
          <w:rFonts w:ascii="Arial" w:eastAsia="Arial" w:hAnsi="Arial"/>
          <w:color w:val="000000"/>
          <w:spacing w:val="4"/>
          <w:sz w:val="24"/>
          <w:szCs w:val="24"/>
        </w:rPr>
        <w:t>3.2.9 The Criminal Justice (Corruption Offences) Act 2018</w:t>
      </w:r>
      <w:r w:rsidR="005C6006" w:rsidRPr="094368B2">
        <w:rPr>
          <w:rFonts w:ascii="Arial" w:eastAsia="Arial" w:hAnsi="Arial"/>
          <w:color w:val="000000"/>
          <w:spacing w:val="4"/>
          <w:sz w:val="24"/>
          <w:szCs w:val="24"/>
        </w:rPr>
        <w:t xml:space="preserve"> </w:t>
      </w:r>
      <w:r w:rsidRPr="094368B2">
        <w:rPr>
          <w:rFonts w:ascii="Arial" w:eastAsia="Arial" w:hAnsi="Arial"/>
          <w:color w:val="000000"/>
          <w:spacing w:val="4"/>
          <w:sz w:val="24"/>
          <w:szCs w:val="24"/>
        </w:rPr>
        <w:t xml:space="preserve">as may be amended, </w:t>
      </w:r>
      <w:r w:rsidR="005C6006" w:rsidRPr="004962B0">
        <w:rPr>
          <w:rFonts w:ascii="Arial" w:eastAsia="Arial" w:hAnsi="Arial"/>
          <w:color w:val="000000"/>
          <w:spacing w:val="4"/>
          <w:sz w:val="24"/>
        </w:rPr>
        <w:br/>
      </w:r>
      <w:r w:rsidR="005C6006" w:rsidRPr="094368B2">
        <w:rPr>
          <w:rFonts w:ascii="Arial" w:eastAsia="Arial" w:hAnsi="Arial"/>
          <w:color w:val="000000"/>
          <w:spacing w:val="4"/>
          <w:sz w:val="24"/>
          <w:szCs w:val="24"/>
        </w:rPr>
        <w:t xml:space="preserve">         </w:t>
      </w:r>
      <w:r w:rsidRPr="094368B2">
        <w:rPr>
          <w:rFonts w:ascii="Arial" w:eastAsia="Arial" w:hAnsi="Arial"/>
          <w:color w:val="000000"/>
          <w:spacing w:val="4"/>
          <w:sz w:val="24"/>
          <w:szCs w:val="24"/>
        </w:rPr>
        <w:t>replaced, repealed or modified from time to time</w:t>
      </w:r>
      <w:r w:rsidR="00231E57" w:rsidRPr="094368B2">
        <w:rPr>
          <w:rFonts w:ascii="Arial" w:eastAsia="Arial" w:hAnsi="Arial"/>
          <w:color w:val="000000"/>
          <w:spacing w:val="4"/>
          <w:sz w:val="24"/>
          <w:szCs w:val="24"/>
        </w:rPr>
        <w:t>;</w:t>
      </w:r>
    </w:p>
    <w:p w14:paraId="5521F527" w14:textId="77777777" w:rsidR="00D90B60" w:rsidRPr="004962B0" w:rsidRDefault="094368B2" w:rsidP="094368B2">
      <w:pPr>
        <w:spacing w:before="124" w:line="275"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3.3 </w:t>
      </w:r>
      <w:r w:rsidR="00736E94">
        <w:tab/>
      </w:r>
      <w:r w:rsidRPr="094368B2">
        <w:rPr>
          <w:rFonts w:ascii="Arial" w:eastAsia="Arial" w:hAnsi="Arial"/>
          <w:color w:val="000000" w:themeColor="text1"/>
          <w:sz w:val="24"/>
          <w:szCs w:val="24"/>
        </w:rPr>
        <w:t xml:space="preserve">The Parties shall comply with, and the Clinical Organisation shall ensure that the Principal Investigator and all Personnel comply with, all relevant guidance relating to medicines and clinical trials from time to time in force, including but not limited </w:t>
      </w:r>
      <w:proofErr w:type="gramStart"/>
      <w:r w:rsidRPr="094368B2">
        <w:rPr>
          <w:rFonts w:ascii="Arial" w:eastAsia="Arial" w:hAnsi="Arial"/>
          <w:color w:val="000000" w:themeColor="text1"/>
          <w:sz w:val="24"/>
          <w:szCs w:val="24"/>
        </w:rPr>
        <w:t>to</w:t>
      </w:r>
      <w:proofErr w:type="gramEnd"/>
      <w:r w:rsidRPr="094368B2">
        <w:rPr>
          <w:rFonts w:ascii="Arial" w:eastAsia="Arial" w:hAnsi="Arial"/>
          <w:color w:val="000000" w:themeColor="text1"/>
          <w:sz w:val="24"/>
          <w:szCs w:val="24"/>
        </w:rPr>
        <w:t>:</w:t>
      </w:r>
    </w:p>
    <w:p w14:paraId="12C6C06C" w14:textId="77777777" w:rsidR="00D90B60" w:rsidRPr="004962B0" w:rsidRDefault="00736E94" w:rsidP="094368B2">
      <w:pPr>
        <w:spacing w:before="127" w:line="271" w:lineRule="exact"/>
        <w:ind w:left="648" w:right="62"/>
        <w:jc w:val="both"/>
        <w:textAlignment w:val="baseline"/>
        <w:rPr>
          <w:rFonts w:ascii="Arial" w:eastAsia="Arial" w:hAnsi="Arial"/>
          <w:color w:val="000000"/>
          <w:spacing w:val="12"/>
          <w:sz w:val="24"/>
          <w:szCs w:val="24"/>
        </w:rPr>
      </w:pPr>
      <w:r w:rsidRPr="094368B2">
        <w:rPr>
          <w:rFonts w:ascii="Arial" w:eastAsia="Arial" w:hAnsi="Arial"/>
          <w:color w:val="000000"/>
          <w:spacing w:val="12"/>
          <w:sz w:val="24"/>
          <w:szCs w:val="24"/>
        </w:rPr>
        <w:t xml:space="preserve">3.3.1 </w:t>
      </w:r>
      <w:proofErr w:type="gramStart"/>
      <w:r w:rsidRPr="094368B2">
        <w:rPr>
          <w:rFonts w:ascii="Arial" w:eastAsia="Arial" w:hAnsi="Arial"/>
          <w:color w:val="000000"/>
          <w:spacing w:val="12"/>
          <w:sz w:val="24"/>
          <w:szCs w:val="24"/>
        </w:rPr>
        <w:t>the</w:t>
      </w:r>
      <w:proofErr w:type="gramEnd"/>
      <w:r w:rsidRPr="094368B2">
        <w:rPr>
          <w:rFonts w:ascii="Arial" w:eastAsia="Arial" w:hAnsi="Arial"/>
          <w:color w:val="000000"/>
          <w:spacing w:val="12"/>
          <w:sz w:val="24"/>
          <w:szCs w:val="24"/>
        </w:rPr>
        <w:t xml:space="preserve"> ICH-GCP;</w:t>
      </w:r>
    </w:p>
    <w:p w14:paraId="6DD0AE3F" w14:textId="77777777" w:rsidR="00D90B60" w:rsidRPr="004962B0" w:rsidRDefault="00736E94" w:rsidP="094368B2">
      <w:pPr>
        <w:spacing w:before="123" w:line="271" w:lineRule="exact"/>
        <w:ind w:left="648" w:right="62"/>
        <w:jc w:val="both"/>
        <w:textAlignment w:val="baseline"/>
        <w:rPr>
          <w:rFonts w:ascii="Arial" w:eastAsia="Arial" w:hAnsi="Arial"/>
          <w:color w:val="000000"/>
          <w:spacing w:val="20"/>
          <w:sz w:val="24"/>
          <w:szCs w:val="24"/>
        </w:rPr>
      </w:pPr>
      <w:r w:rsidRPr="094368B2">
        <w:rPr>
          <w:rFonts w:ascii="Arial" w:eastAsia="Arial" w:hAnsi="Arial"/>
          <w:color w:val="000000"/>
          <w:spacing w:val="20"/>
          <w:sz w:val="24"/>
          <w:szCs w:val="24"/>
        </w:rPr>
        <w:t>3.3.2 GMP;</w:t>
      </w:r>
    </w:p>
    <w:p w14:paraId="79B99DDF" w14:textId="77777777" w:rsidR="00D90B60" w:rsidRPr="004962B0" w:rsidRDefault="00736E94" w:rsidP="094368B2">
      <w:pPr>
        <w:spacing w:before="127" w:line="271" w:lineRule="exact"/>
        <w:ind w:left="648" w:right="62"/>
        <w:jc w:val="both"/>
        <w:textAlignment w:val="baseline"/>
        <w:rPr>
          <w:rFonts w:ascii="Arial" w:eastAsia="Arial" w:hAnsi="Arial"/>
          <w:color w:val="000000"/>
          <w:spacing w:val="20"/>
          <w:sz w:val="24"/>
          <w:szCs w:val="24"/>
        </w:rPr>
      </w:pPr>
      <w:r w:rsidRPr="094368B2">
        <w:rPr>
          <w:rFonts w:ascii="Arial" w:eastAsia="Arial" w:hAnsi="Arial"/>
          <w:color w:val="000000"/>
          <w:spacing w:val="20"/>
          <w:sz w:val="24"/>
          <w:szCs w:val="24"/>
        </w:rPr>
        <w:t>3.3.3 GVP;</w:t>
      </w:r>
    </w:p>
    <w:p w14:paraId="60EA5EEF" w14:textId="77777777" w:rsidR="00D90B60" w:rsidRPr="004962B0" w:rsidRDefault="094368B2" w:rsidP="094368B2">
      <w:pPr>
        <w:spacing w:before="116" w:line="278" w:lineRule="exact"/>
        <w:ind w:left="1276" w:right="62" w:hanging="628"/>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3.3.4 </w:t>
      </w:r>
      <w:proofErr w:type="gramStart"/>
      <w:r w:rsidRPr="094368B2">
        <w:rPr>
          <w:rFonts w:ascii="Arial" w:eastAsia="Arial" w:hAnsi="Arial"/>
          <w:color w:val="000000" w:themeColor="text1"/>
          <w:sz w:val="24"/>
          <w:szCs w:val="24"/>
        </w:rPr>
        <w:t>the</w:t>
      </w:r>
      <w:proofErr w:type="gramEnd"/>
      <w:r w:rsidRPr="094368B2">
        <w:rPr>
          <w:rFonts w:ascii="Arial" w:eastAsia="Arial" w:hAnsi="Arial"/>
          <w:color w:val="000000" w:themeColor="text1"/>
          <w:sz w:val="24"/>
          <w:szCs w:val="24"/>
        </w:rPr>
        <w:t xml:space="preserve"> World Medical Association Declaration of Helsinki entitled, “Ethical Principles for Medical Research Involving Human Subjects (2013)”;</w:t>
      </w:r>
    </w:p>
    <w:p w14:paraId="1A48D875" w14:textId="77777777" w:rsidR="00D90B60" w:rsidRPr="004962B0" w:rsidRDefault="005656EE" w:rsidP="094368B2">
      <w:pPr>
        <w:spacing w:before="118" w:line="276" w:lineRule="exact"/>
        <w:ind w:left="1276" w:right="62" w:hanging="628"/>
        <w:jc w:val="both"/>
        <w:textAlignment w:val="baseline"/>
        <w:rPr>
          <w:rFonts w:ascii="Arial" w:eastAsia="Arial" w:hAnsi="Arial"/>
          <w:color w:val="000000"/>
          <w:sz w:val="24"/>
          <w:szCs w:val="24"/>
        </w:rPr>
      </w:pPr>
      <w:r>
        <w:rPr>
          <w:noProof/>
          <w:lang w:val="en-IE" w:eastAsia="en-IE"/>
        </w:rPr>
        <mc:AlternateContent>
          <mc:Choice Requires="wps">
            <w:drawing>
              <wp:anchor distT="0" distB="0" distL="0" distR="0" simplePos="0" relativeHeight="251660288" behindDoc="1" locked="0" layoutInCell="1" allowOverlap="1" wp14:anchorId="0A4692AA" wp14:editId="50753C07">
                <wp:simplePos x="0" y="0"/>
                <wp:positionH relativeFrom="page">
                  <wp:posOffset>1764665</wp:posOffset>
                </wp:positionH>
                <wp:positionV relativeFrom="page">
                  <wp:posOffset>8305800</wp:posOffset>
                </wp:positionV>
                <wp:extent cx="4754880" cy="527050"/>
                <wp:effectExtent l="0" t="0" r="0" b="0"/>
                <wp:wrapNone/>
                <wp:docPr id="1661380628" name="Text 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754880" cy="52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6F9D8E" w14:textId="77777777" w:rsidR="00C84C37" w:rsidRDefault="00C84C37">
                            <w:pPr>
                              <w:textAlignment w:val="baselin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0A4692AA" id="Text Box 448" o:spid="_x0000_s1027" type="#_x0000_t202" style="position:absolute;left:0;text-align:left;margin-left:138.95pt;margin-top:654pt;width:374.4pt;height:41.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" filled="f" stroked="f">
                <v:path arrowok="t"/>
                <v:textbox inset="0,0,0,0">
                  <w:txbxContent>
                    <w:p w14:paraId="6C6F9D8E" w14:textId="77777777" w:rsidR="00C84C37" w:rsidRDefault="00C84C37">
                      <w:pPr>
                        <w:textAlignment w:val="baseline"/>
                      </w:pPr>
                    </w:p>
                  </w:txbxContent>
                </v:textbox>
                <w10:wrap anchorx="page" anchory="page"/>
              </v:shape>
            </w:pict>
          </mc:Fallback>
        </mc:AlternateContent>
      </w:r>
      <w:r w:rsidR="00460174" w:rsidRPr="094368B2">
        <w:rPr>
          <w:rFonts w:ascii="Arial" w:eastAsia="Arial" w:hAnsi="Arial"/>
          <w:color w:val="000000"/>
          <w:sz w:val="24"/>
          <w:szCs w:val="24"/>
        </w:rPr>
        <w:t>3.3.5 [</w:t>
      </w:r>
      <w:r w:rsidR="00460174" w:rsidRPr="094368B2">
        <w:rPr>
          <w:rFonts w:ascii="Arial" w:eastAsia="Arial" w:hAnsi="Arial"/>
          <w:b/>
          <w:bCs/>
          <w:color w:val="000000"/>
          <w:sz w:val="24"/>
          <w:szCs w:val="24"/>
          <w:highlight w:val="yellow"/>
        </w:rPr>
        <w:t xml:space="preserve">DELETE IF NOT APPLICABLE </w:t>
      </w:r>
      <w:r w:rsidR="00460174" w:rsidRPr="094368B2">
        <w:rPr>
          <w:rFonts w:ascii="Arial" w:eastAsia="Arial" w:hAnsi="Arial"/>
          <w:color w:val="000000"/>
          <w:sz w:val="24"/>
          <w:szCs w:val="24"/>
          <w:highlight w:val="yellow"/>
        </w:rPr>
        <w:t>– the ethical principles set out in WHA63.22 (</w:t>
      </w:r>
      <w:hyperlink r:id="rId12" w:history="1">
        <w:r w:rsidR="00460174" w:rsidRPr="094368B2">
          <w:rPr>
            <w:rFonts w:ascii="Arial" w:eastAsia="Arial" w:hAnsi="Arial"/>
            <w:color w:val="0000FF"/>
            <w:sz w:val="24"/>
            <w:szCs w:val="24"/>
            <w:highlight w:val="yellow"/>
            <w:u w:val="single"/>
          </w:rPr>
          <w:t>https://apps.who.int/gb/ebwha/pdf_files/WHA63/A63_R22-en.pdf)</w:t>
        </w:r>
      </w:hyperlink>
      <w:r w:rsidR="004962B0" w:rsidRPr="094368B2">
        <w:rPr>
          <w:rFonts w:ascii="Arial" w:eastAsia="Arial" w:hAnsi="Arial"/>
          <w:color w:val="0000FF"/>
          <w:sz w:val="24"/>
          <w:szCs w:val="24"/>
          <w:highlight w:val="yellow"/>
          <w:u w:val="single"/>
        </w:rPr>
        <w:t xml:space="preserve"> </w:t>
      </w:r>
      <w:r w:rsidR="00460174" w:rsidRPr="094368B2">
        <w:rPr>
          <w:rFonts w:ascii="Arial" w:eastAsia="Arial" w:hAnsi="Arial"/>
          <w:color w:val="000000"/>
          <w:sz w:val="24"/>
          <w:szCs w:val="24"/>
          <w:highlight w:val="yellow"/>
        </w:rPr>
        <w:t>with</w:t>
      </w:r>
      <w:r w:rsidR="005C6006" w:rsidRPr="094368B2">
        <w:rPr>
          <w:rFonts w:ascii="Arial" w:eastAsia="Arial" w:hAnsi="Arial"/>
          <w:color w:val="000000"/>
          <w:sz w:val="24"/>
          <w:szCs w:val="24"/>
          <w:highlight w:val="yellow"/>
        </w:rPr>
        <w:t xml:space="preserve"> </w:t>
      </w:r>
      <w:r w:rsidR="00460174" w:rsidRPr="094368B2">
        <w:rPr>
          <w:rFonts w:ascii="Arial" w:eastAsia="Arial" w:hAnsi="Arial"/>
          <w:color w:val="000000"/>
          <w:sz w:val="24"/>
          <w:szCs w:val="24"/>
          <w:highlight w:val="yellow"/>
        </w:rPr>
        <w:t>regard to the Clinical Trial.]</w:t>
      </w:r>
    </w:p>
    <w:p w14:paraId="77A4CDFA" w14:textId="77777777" w:rsidR="00D90B60" w:rsidRPr="004962B0" w:rsidRDefault="094368B2" w:rsidP="094368B2">
      <w:pPr>
        <w:spacing w:before="122" w:line="276"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In addition, where the Clinical Trial </w:t>
      </w:r>
      <w:proofErr w:type="gramStart"/>
      <w:r w:rsidRPr="094368B2">
        <w:rPr>
          <w:rFonts w:ascii="Arial" w:eastAsia="Arial" w:hAnsi="Arial"/>
          <w:color w:val="000000" w:themeColor="text1"/>
          <w:sz w:val="24"/>
          <w:szCs w:val="24"/>
        </w:rPr>
        <w:t>is conducted</w:t>
      </w:r>
      <w:proofErr w:type="gramEnd"/>
      <w:r w:rsidRPr="094368B2">
        <w:rPr>
          <w:rFonts w:ascii="Arial" w:eastAsia="Arial" w:hAnsi="Arial"/>
          <w:color w:val="000000" w:themeColor="text1"/>
          <w:sz w:val="24"/>
          <w:szCs w:val="24"/>
        </w:rPr>
        <w:t xml:space="preserve"> as part of an IND, the Clinical Organisation will comply with any other reasonable relevant requirements notified by the Sponsor to the Clinical Organisation, at the cost of the Sponsor.</w:t>
      </w:r>
    </w:p>
    <w:p w14:paraId="087EE8FC" w14:textId="77777777" w:rsidR="00D90B60" w:rsidRPr="004962B0" w:rsidRDefault="00D90B60" w:rsidP="00A5578B">
      <w:pPr>
        <w:ind w:left="648" w:right="62"/>
        <w:jc w:val="both"/>
      </w:pPr>
    </w:p>
    <w:p w14:paraId="07BCB416" w14:textId="712D2381" w:rsidR="00A33805" w:rsidRPr="004962B0" w:rsidRDefault="094368B2" w:rsidP="2D24E174">
      <w:pPr>
        <w:ind w:left="648" w:right="62"/>
        <w:jc w:val="both"/>
        <w:rPr>
          <w:rFonts w:ascii="Arial" w:eastAsiaTheme="minorEastAsia" w:hAnsi="Arial" w:cstheme="minorBidi"/>
          <w:color w:val="000000" w:themeColor="text1"/>
          <w:sz w:val="24"/>
          <w:szCs w:val="24"/>
        </w:rPr>
      </w:pPr>
      <w:r w:rsidRPr="094368B2">
        <w:rPr>
          <w:rFonts w:ascii="Arial" w:eastAsiaTheme="minorEastAsia" w:hAnsi="Arial" w:cstheme="minorBidi"/>
          <w:color w:val="000000" w:themeColor="text1"/>
          <w:sz w:val="24"/>
          <w:szCs w:val="24"/>
        </w:rPr>
        <w:t>In addition, the Sponsor hereby agrees to conduct the Clinical Trial in accordance with the HSE National Framework for Governance, Management and Support of Health Research (September 2021) and the HSE National Consent Policy, as may be amended from time to time.</w:t>
      </w:r>
    </w:p>
    <w:p w14:paraId="6D556DBB" w14:textId="4B23BD8C" w:rsidR="00D90B60" w:rsidRPr="004962B0" w:rsidRDefault="00460174" w:rsidP="094368B2">
      <w:pPr>
        <w:spacing w:before="47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sz w:val="24"/>
          <w:szCs w:val="24"/>
        </w:rPr>
        <w:t xml:space="preserve">3.4 </w:t>
      </w:r>
      <w:r w:rsidR="00E17D5C">
        <w:rPr>
          <w:rFonts w:ascii="Arial" w:eastAsia="Arial" w:hAnsi="Arial"/>
          <w:color w:val="000000"/>
          <w:sz w:val="24"/>
          <w:szCs w:val="24"/>
        </w:rPr>
        <w:tab/>
      </w:r>
      <w:r w:rsidRPr="094368B2">
        <w:rPr>
          <w:rFonts w:ascii="Arial" w:eastAsia="Arial" w:hAnsi="Arial"/>
          <w:color w:val="000000"/>
          <w:sz w:val="24"/>
          <w:szCs w:val="24"/>
        </w:rPr>
        <w:t xml:space="preserve">The </w:t>
      </w:r>
      <w:r w:rsidR="00A33805" w:rsidRPr="094368B2">
        <w:rPr>
          <w:rFonts w:ascii="Arial" w:eastAsia="Arial" w:hAnsi="Arial"/>
          <w:color w:val="000000"/>
          <w:sz w:val="24"/>
          <w:szCs w:val="24"/>
        </w:rPr>
        <w:t xml:space="preserve">Clinical </w:t>
      </w:r>
      <w:r w:rsidRPr="094368B2">
        <w:rPr>
          <w:rFonts w:ascii="Arial" w:eastAsia="Arial" w:hAnsi="Arial"/>
          <w:color w:val="000000"/>
          <w:sz w:val="24"/>
          <w:szCs w:val="24"/>
        </w:rPr>
        <w:t>Organisation shall ensure that the Principal Investigator</w:t>
      </w:r>
      <w:r w:rsidR="00A10E67" w:rsidRPr="094368B2">
        <w:rPr>
          <w:rFonts w:ascii="Arial" w:eastAsia="Arial" w:hAnsi="Arial"/>
          <w:color w:val="000000"/>
          <w:sz w:val="24"/>
          <w:szCs w:val="24"/>
        </w:rPr>
        <w:t xml:space="preserve"> and Personnel</w:t>
      </w:r>
      <w:r w:rsidRPr="094368B2">
        <w:rPr>
          <w:rFonts w:ascii="Arial" w:eastAsia="Arial" w:hAnsi="Arial"/>
          <w:color w:val="000000"/>
          <w:sz w:val="24"/>
          <w:szCs w:val="24"/>
        </w:rPr>
        <w:t xml:space="preserve"> undertake any such appropriate training as the Sponsor</w:t>
      </w:r>
      <w:r w:rsidR="00571038" w:rsidRPr="094368B2">
        <w:rPr>
          <w:rFonts w:ascii="Arial" w:eastAsia="Arial" w:hAnsi="Arial"/>
          <w:color w:val="000000"/>
          <w:sz w:val="24"/>
          <w:szCs w:val="24"/>
        </w:rPr>
        <w:t xml:space="preserve"> </w:t>
      </w:r>
      <w:r w:rsidRPr="094368B2">
        <w:rPr>
          <w:rFonts w:ascii="Arial" w:eastAsia="Arial" w:hAnsi="Arial"/>
          <w:color w:val="000000"/>
          <w:sz w:val="24"/>
          <w:szCs w:val="24"/>
        </w:rPr>
        <w:t>may consider necessary for the conduct of the Clinical Trial, including but not limited to the training and provision of information given during Investigator Meetings.</w:t>
      </w:r>
    </w:p>
    <w:p w14:paraId="015F928D" w14:textId="77777777" w:rsidR="00D90B60" w:rsidRPr="004962B0" w:rsidRDefault="094368B2" w:rsidP="094368B2">
      <w:pPr>
        <w:tabs>
          <w:tab w:val="left" w:pos="648"/>
        </w:tabs>
        <w:spacing w:before="243" w:line="276"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3.5</w:t>
      </w:r>
      <w:r w:rsidR="00736E94">
        <w:tab/>
      </w:r>
      <w:r w:rsidRPr="094368B2">
        <w:rPr>
          <w:rFonts w:ascii="Arial" w:eastAsia="Arial" w:hAnsi="Arial"/>
          <w:b/>
          <w:bCs/>
          <w:color w:val="000000" w:themeColor="text1"/>
          <w:sz w:val="24"/>
          <w:szCs w:val="24"/>
        </w:rPr>
        <w:t>Location of the Clinical Trial</w:t>
      </w:r>
    </w:p>
    <w:p w14:paraId="4A85E930" w14:textId="77777777" w:rsidR="00D90B60" w:rsidRPr="004962B0" w:rsidRDefault="094368B2" w:rsidP="094368B2">
      <w:pPr>
        <w:spacing w:before="3" w:line="276"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The Clinical Trial </w:t>
      </w:r>
      <w:proofErr w:type="gramStart"/>
      <w:r w:rsidRPr="094368B2">
        <w:rPr>
          <w:rFonts w:ascii="Arial" w:eastAsia="Arial" w:hAnsi="Arial"/>
          <w:color w:val="000000" w:themeColor="text1"/>
          <w:sz w:val="24"/>
          <w:szCs w:val="24"/>
        </w:rPr>
        <w:t>will be conducted</w:t>
      </w:r>
      <w:proofErr w:type="gramEnd"/>
      <w:r w:rsidRPr="094368B2">
        <w:rPr>
          <w:rFonts w:ascii="Arial" w:eastAsia="Arial" w:hAnsi="Arial"/>
          <w:color w:val="000000" w:themeColor="text1"/>
          <w:sz w:val="24"/>
          <w:szCs w:val="24"/>
        </w:rPr>
        <w:t xml:space="preserve"> at the Site.</w:t>
      </w:r>
    </w:p>
    <w:p w14:paraId="0E4FB899" w14:textId="77777777" w:rsidR="00D90B60" w:rsidRPr="004962B0" w:rsidRDefault="00736E94" w:rsidP="094368B2">
      <w:pPr>
        <w:spacing w:before="237" w:line="276" w:lineRule="exact"/>
        <w:ind w:left="72" w:right="62"/>
        <w:jc w:val="both"/>
        <w:textAlignment w:val="baseline"/>
        <w:rPr>
          <w:rFonts w:ascii="Arial" w:eastAsia="Arial" w:hAnsi="Arial"/>
          <w:color w:val="000000"/>
          <w:spacing w:val="5"/>
          <w:sz w:val="24"/>
          <w:szCs w:val="24"/>
        </w:rPr>
      </w:pPr>
      <w:r w:rsidRPr="094368B2">
        <w:rPr>
          <w:rFonts w:ascii="Arial" w:eastAsia="Arial" w:hAnsi="Arial"/>
          <w:color w:val="000000"/>
          <w:spacing w:val="5"/>
          <w:sz w:val="24"/>
          <w:szCs w:val="24"/>
        </w:rPr>
        <w:t xml:space="preserve">3.6 </w:t>
      </w:r>
      <w:r w:rsidR="006B6100" w:rsidRPr="004962B0">
        <w:rPr>
          <w:rFonts w:ascii="Arial" w:eastAsia="Arial" w:hAnsi="Arial"/>
          <w:color w:val="000000"/>
          <w:spacing w:val="5"/>
          <w:sz w:val="24"/>
        </w:rPr>
        <w:tab/>
      </w:r>
      <w:r w:rsidRPr="094368B2">
        <w:rPr>
          <w:rFonts w:ascii="Arial" w:eastAsia="Arial" w:hAnsi="Arial"/>
          <w:b/>
          <w:bCs/>
          <w:color w:val="000000"/>
          <w:spacing w:val="5"/>
          <w:sz w:val="24"/>
          <w:szCs w:val="24"/>
        </w:rPr>
        <w:t>Adverse Event Reporting</w:t>
      </w:r>
    </w:p>
    <w:p w14:paraId="23698293" w14:textId="53A0F180" w:rsidR="005C6006" w:rsidRPr="004962B0" w:rsidRDefault="094368B2" w:rsidP="2D24E174">
      <w:pPr>
        <w:spacing w:before="3" w:after="229" w:line="276" w:lineRule="exact"/>
        <w:ind w:left="709"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All Parties acknowledge the obligation to comply with the Protocol and/or applicable regulations governing the collection and reporting of adverse events of which they may become aware during the course of the Clinical Trial. All Parties agree to fulfil and ensure that their Personnel, employees and/or Agents fulfil regulatory requirements with respect to the reporting of adverse events.</w:t>
      </w:r>
    </w:p>
    <w:p w14:paraId="21C315B3" w14:textId="39CE1DC5" w:rsidR="00C61E67" w:rsidRPr="00947737" w:rsidRDefault="00736E94" w:rsidP="094368B2">
      <w:pPr>
        <w:spacing w:line="230" w:lineRule="exact"/>
        <w:ind w:left="142" w:right="62"/>
        <w:jc w:val="both"/>
        <w:textAlignment w:val="baseline"/>
        <w:rPr>
          <w:rFonts w:ascii="Arial" w:eastAsia="Arial" w:hAnsi="Arial"/>
          <w:color w:val="000000"/>
          <w:spacing w:val="5"/>
          <w:sz w:val="24"/>
          <w:szCs w:val="24"/>
          <w:highlight w:val="yellow"/>
        </w:rPr>
      </w:pPr>
      <w:r w:rsidRPr="094368B2">
        <w:rPr>
          <w:rFonts w:ascii="Arial" w:eastAsia="Arial" w:hAnsi="Arial"/>
          <w:color w:val="000000"/>
          <w:spacing w:val="5"/>
          <w:sz w:val="24"/>
          <w:szCs w:val="24"/>
          <w:highlight w:val="yellow"/>
        </w:rPr>
        <w:lastRenderedPageBreak/>
        <w:t>3.6.1</w:t>
      </w:r>
      <w:r w:rsidR="00ED34E1" w:rsidRPr="00947737">
        <w:rPr>
          <w:rFonts w:ascii="Arial" w:eastAsia="Arial" w:hAnsi="Arial"/>
          <w:color w:val="000000"/>
          <w:spacing w:val="5"/>
          <w:sz w:val="24"/>
          <w:highlight w:val="yellow"/>
        </w:rPr>
        <w:tab/>
      </w:r>
      <w:r w:rsidR="00ED34E1" w:rsidRPr="094368B2">
        <w:rPr>
          <w:rFonts w:ascii="Arial" w:eastAsia="Arial" w:hAnsi="Arial"/>
          <w:color w:val="000000"/>
          <w:spacing w:val="5"/>
          <w:sz w:val="24"/>
          <w:szCs w:val="24"/>
          <w:highlight w:val="yellow"/>
        </w:rPr>
        <w:t xml:space="preserve">  </w:t>
      </w:r>
      <w:r w:rsidR="00CA0CBF">
        <w:rPr>
          <w:highlight w:val="yellow"/>
        </w:rPr>
        <w:t>[</w:t>
      </w:r>
      <w:r w:rsidR="00CA0CBF" w:rsidRPr="00CA0CBF">
        <w:rPr>
          <w:rFonts w:ascii="Arial" w:eastAsia="Arial" w:hAnsi="Arial"/>
          <w:b/>
          <w:bCs/>
          <w:color w:val="000000"/>
          <w:spacing w:val="5"/>
          <w:sz w:val="24"/>
          <w:szCs w:val="24"/>
          <w:highlight w:val="yellow"/>
        </w:rPr>
        <w:t>DELETE IF NOT APPLICABLE</w:t>
      </w:r>
      <w:r w:rsidR="00CA0CBF">
        <w:rPr>
          <w:rFonts w:ascii="Arial" w:eastAsia="Arial" w:hAnsi="Arial"/>
          <w:b/>
          <w:bCs/>
          <w:color w:val="000000"/>
          <w:spacing w:val="5"/>
          <w:sz w:val="24"/>
          <w:szCs w:val="24"/>
          <w:highlight w:val="yellow"/>
        </w:rPr>
        <w:t>]</w:t>
      </w:r>
      <w:r w:rsidR="00CA0CBF" w:rsidRPr="00CA0CBF">
        <w:rPr>
          <w:rFonts w:ascii="Arial" w:eastAsia="Arial" w:hAnsi="Arial"/>
          <w:b/>
          <w:bCs/>
          <w:color w:val="000000"/>
          <w:spacing w:val="5"/>
          <w:sz w:val="24"/>
          <w:szCs w:val="24"/>
          <w:highlight w:val="yellow"/>
        </w:rPr>
        <w:t xml:space="preserve"> Ad</w:t>
      </w:r>
      <w:r w:rsidRPr="00CA0CBF">
        <w:rPr>
          <w:rFonts w:ascii="Arial" w:eastAsia="Arial" w:hAnsi="Arial"/>
          <w:b/>
          <w:bCs/>
          <w:color w:val="000000"/>
          <w:spacing w:val="5"/>
          <w:sz w:val="24"/>
          <w:szCs w:val="24"/>
          <w:highlight w:val="yellow"/>
        </w:rPr>
        <w:t xml:space="preserve">verse </w:t>
      </w:r>
      <w:r w:rsidRPr="094368B2">
        <w:rPr>
          <w:rFonts w:ascii="Arial" w:eastAsia="Arial" w:hAnsi="Arial"/>
          <w:b/>
          <w:bCs/>
          <w:color w:val="000000"/>
          <w:spacing w:val="5"/>
          <w:sz w:val="24"/>
          <w:szCs w:val="24"/>
          <w:highlight w:val="yellow"/>
        </w:rPr>
        <w:t>Event Reporting in Phase I Trials</w:t>
      </w:r>
    </w:p>
    <w:p w14:paraId="542434C4" w14:textId="77777777" w:rsidR="00C61E67" w:rsidRPr="00947737" w:rsidRDefault="094368B2" w:rsidP="094368B2">
      <w:pPr>
        <w:spacing w:before="3" w:line="276" w:lineRule="exact"/>
        <w:ind w:left="864" w:right="62"/>
        <w:jc w:val="both"/>
        <w:textAlignment w:val="baseline"/>
        <w:rPr>
          <w:rFonts w:ascii="Arial" w:eastAsia="Arial" w:hAnsi="Arial"/>
          <w:color w:val="000000"/>
          <w:sz w:val="24"/>
          <w:szCs w:val="24"/>
          <w:highlight w:val="yellow"/>
        </w:rPr>
      </w:pPr>
      <w:r w:rsidRPr="094368B2">
        <w:rPr>
          <w:rFonts w:ascii="Arial" w:eastAsia="Arial" w:hAnsi="Arial"/>
          <w:color w:val="000000" w:themeColor="text1"/>
          <w:sz w:val="24"/>
          <w:szCs w:val="24"/>
          <w:highlight w:val="yellow"/>
        </w:rPr>
        <w:t>Notwithstanding the generality in Clause 3.6, the Parties further acknowledge and agree that with respect to Phase I trials:</w:t>
      </w:r>
    </w:p>
    <w:p w14:paraId="0C091AA6" w14:textId="77777777" w:rsidR="00C61E67" w:rsidRPr="00947737" w:rsidRDefault="094368B2" w:rsidP="094368B2">
      <w:pPr>
        <w:numPr>
          <w:ilvl w:val="0"/>
          <w:numId w:val="7"/>
        </w:numPr>
        <w:tabs>
          <w:tab w:val="clear" w:pos="432"/>
          <w:tab w:val="left" w:pos="1296"/>
        </w:tabs>
        <w:spacing w:before="120" w:line="276" w:lineRule="exact"/>
        <w:ind w:left="1296" w:right="62" w:hanging="432"/>
        <w:jc w:val="both"/>
        <w:textAlignment w:val="baseline"/>
        <w:rPr>
          <w:rFonts w:ascii="Arial" w:eastAsia="Arial" w:hAnsi="Arial"/>
          <w:color w:val="000000"/>
          <w:sz w:val="24"/>
          <w:szCs w:val="24"/>
          <w:highlight w:val="yellow"/>
        </w:rPr>
      </w:pPr>
      <w:proofErr w:type="gramStart"/>
      <w:r w:rsidRPr="094368B2">
        <w:rPr>
          <w:rFonts w:ascii="Arial" w:eastAsia="Arial" w:hAnsi="Arial"/>
          <w:color w:val="000000" w:themeColor="text1"/>
          <w:sz w:val="24"/>
          <w:szCs w:val="24"/>
          <w:highlight w:val="yellow"/>
        </w:rPr>
        <w:t>It is the responsibility of the Sponsor to report all SUSARs relating to the Clinical Trial to the relevant Regulatory Authority within the timeframes set out in the European Communities (Clinical Trials on Medicinal Products for Human Use) Regulations, 2004, SI No 190 of 2004 or the EU Clinical Trial Regulations, as applicable and to report relevant follow-up information as required.</w:t>
      </w:r>
      <w:proofErr w:type="gramEnd"/>
    </w:p>
    <w:p w14:paraId="545004CE" w14:textId="77777777" w:rsidR="00C61E67" w:rsidRPr="00947737" w:rsidRDefault="094368B2" w:rsidP="094368B2">
      <w:pPr>
        <w:numPr>
          <w:ilvl w:val="0"/>
          <w:numId w:val="7"/>
        </w:numPr>
        <w:tabs>
          <w:tab w:val="clear" w:pos="432"/>
          <w:tab w:val="left" w:pos="1296"/>
        </w:tabs>
        <w:spacing w:before="120" w:line="276" w:lineRule="exact"/>
        <w:ind w:left="1296" w:right="62" w:hanging="432"/>
        <w:jc w:val="both"/>
        <w:textAlignment w:val="baseline"/>
        <w:rPr>
          <w:rFonts w:ascii="Arial" w:eastAsia="Arial" w:hAnsi="Arial"/>
          <w:color w:val="000000"/>
          <w:sz w:val="24"/>
          <w:szCs w:val="24"/>
          <w:highlight w:val="yellow"/>
        </w:rPr>
      </w:pPr>
      <w:r w:rsidRPr="094368B2">
        <w:rPr>
          <w:rFonts w:ascii="Arial" w:eastAsia="Arial" w:hAnsi="Arial"/>
          <w:color w:val="000000" w:themeColor="text1"/>
          <w:sz w:val="24"/>
          <w:szCs w:val="24"/>
          <w:highlight w:val="yellow"/>
        </w:rPr>
        <w:t xml:space="preserve">The Principal Investigator will provide the Sponsor with details of all SAEs irrespective of causality or whether the SAE </w:t>
      </w:r>
      <w:proofErr w:type="gramStart"/>
      <w:r w:rsidRPr="094368B2">
        <w:rPr>
          <w:rFonts w:ascii="Arial" w:eastAsia="Arial" w:hAnsi="Arial"/>
          <w:color w:val="000000" w:themeColor="text1"/>
          <w:sz w:val="24"/>
          <w:szCs w:val="24"/>
          <w:highlight w:val="yellow"/>
        </w:rPr>
        <w:t>is thought to be related</w:t>
      </w:r>
      <w:proofErr w:type="gramEnd"/>
      <w:r w:rsidRPr="094368B2">
        <w:rPr>
          <w:rFonts w:ascii="Arial" w:eastAsia="Arial" w:hAnsi="Arial"/>
          <w:color w:val="000000" w:themeColor="text1"/>
          <w:sz w:val="24"/>
          <w:szCs w:val="24"/>
          <w:highlight w:val="yellow"/>
        </w:rPr>
        <w:t xml:space="preserve"> to the Investigational Drugs and all other safety information as set out in the Protocol.</w:t>
      </w:r>
    </w:p>
    <w:p w14:paraId="1CD53D03" w14:textId="77777777" w:rsidR="00C61E67" w:rsidRPr="00947737" w:rsidRDefault="094368B2" w:rsidP="094368B2">
      <w:pPr>
        <w:numPr>
          <w:ilvl w:val="0"/>
          <w:numId w:val="7"/>
        </w:numPr>
        <w:tabs>
          <w:tab w:val="clear" w:pos="432"/>
          <w:tab w:val="left" w:pos="1296"/>
        </w:tabs>
        <w:spacing w:before="120" w:line="276" w:lineRule="exact"/>
        <w:ind w:left="1296" w:right="62" w:hanging="432"/>
        <w:jc w:val="both"/>
        <w:textAlignment w:val="baseline"/>
        <w:rPr>
          <w:rFonts w:ascii="Arial" w:eastAsia="Arial" w:hAnsi="Arial"/>
          <w:color w:val="000000"/>
          <w:sz w:val="24"/>
          <w:szCs w:val="24"/>
          <w:highlight w:val="yellow"/>
        </w:rPr>
      </w:pPr>
      <w:r w:rsidRPr="094368B2">
        <w:rPr>
          <w:rFonts w:ascii="Arial" w:eastAsia="Arial" w:hAnsi="Arial"/>
          <w:color w:val="000000" w:themeColor="text1"/>
          <w:sz w:val="24"/>
          <w:szCs w:val="24"/>
          <w:highlight w:val="yellow"/>
        </w:rPr>
        <w:t xml:space="preserve">It is the responsibility of the Sponsor to submit safety reports to the relevant Regulatory Authorities as applicable and in accordance with </w:t>
      </w:r>
      <w:proofErr w:type="gramStart"/>
      <w:r w:rsidRPr="094368B2">
        <w:rPr>
          <w:rFonts w:ascii="Arial" w:eastAsia="Arial" w:hAnsi="Arial"/>
          <w:color w:val="000000" w:themeColor="text1"/>
          <w:sz w:val="24"/>
          <w:szCs w:val="24"/>
          <w:highlight w:val="yellow"/>
        </w:rPr>
        <w:t>both the Note for Guidance on Planning Pharmacovigilance Activities (ICH E2E) and the European Communities (Clinical Trials on Medicinal Products for Human Use) Regulations, 2004, SI No 190 of 2004 or</w:t>
      </w:r>
      <w:proofErr w:type="gramEnd"/>
      <w:r w:rsidRPr="094368B2">
        <w:rPr>
          <w:rFonts w:ascii="Arial" w:eastAsia="Arial" w:hAnsi="Arial"/>
          <w:color w:val="000000" w:themeColor="text1"/>
          <w:sz w:val="24"/>
          <w:szCs w:val="24"/>
          <w:highlight w:val="yellow"/>
        </w:rPr>
        <w:t xml:space="preserve"> the EU Clinical Trial Regulations, as applicable.</w:t>
      </w:r>
    </w:p>
    <w:p w14:paraId="3B925E54" w14:textId="77777777" w:rsidR="00AE0FB6" w:rsidRPr="00947737" w:rsidRDefault="00AE0FB6" w:rsidP="094368B2">
      <w:pPr>
        <w:tabs>
          <w:tab w:val="left" w:pos="432"/>
          <w:tab w:val="left" w:pos="1296"/>
        </w:tabs>
        <w:spacing w:line="276" w:lineRule="exact"/>
        <w:ind w:left="1296" w:right="62"/>
        <w:jc w:val="both"/>
        <w:textAlignment w:val="baseline"/>
        <w:rPr>
          <w:rFonts w:ascii="Arial" w:eastAsia="Arial" w:hAnsi="Arial"/>
          <w:color w:val="000000"/>
          <w:sz w:val="24"/>
          <w:szCs w:val="24"/>
          <w:highlight w:val="yellow"/>
        </w:rPr>
      </w:pPr>
    </w:p>
    <w:p w14:paraId="793985DE" w14:textId="77777777" w:rsidR="00B30D69" w:rsidRPr="00947737" w:rsidRDefault="00736E94" w:rsidP="094368B2">
      <w:pPr>
        <w:pStyle w:val="ListParagraph"/>
        <w:numPr>
          <w:ilvl w:val="0"/>
          <w:numId w:val="7"/>
        </w:numPr>
        <w:tabs>
          <w:tab w:val="clear" w:pos="432"/>
          <w:tab w:val="left" w:pos="1260"/>
        </w:tabs>
        <w:spacing w:line="274" w:lineRule="exact"/>
        <w:ind w:left="1260" w:right="62" w:hanging="360"/>
        <w:jc w:val="both"/>
        <w:textAlignment w:val="baseline"/>
        <w:rPr>
          <w:rFonts w:ascii="Arial" w:eastAsia="Arial" w:hAnsi="Arial"/>
          <w:color w:val="000000"/>
          <w:spacing w:val="-1"/>
          <w:sz w:val="24"/>
          <w:szCs w:val="24"/>
          <w:highlight w:val="yellow"/>
        </w:rPr>
      </w:pPr>
      <w:proofErr w:type="gramStart"/>
      <w:r w:rsidRPr="094368B2">
        <w:rPr>
          <w:rFonts w:ascii="Arial" w:eastAsia="Arial" w:hAnsi="Arial"/>
          <w:color w:val="000000"/>
          <w:spacing w:val="-1"/>
          <w:sz w:val="24"/>
          <w:szCs w:val="24"/>
          <w:highlight w:val="yellow"/>
        </w:rPr>
        <w:t>If, during the course of the Clinical Trial, the Sponsor becomes aware of any information relating to the IMP which may impact the Clinical Trial, the Sponsor</w:t>
      </w:r>
      <w:r w:rsidR="00CE2469" w:rsidRPr="094368B2">
        <w:rPr>
          <w:rFonts w:ascii="Arial" w:eastAsia="Arial" w:hAnsi="Arial"/>
          <w:color w:val="000000"/>
          <w:spacing w:val="-1"/>
          <w:sz w:val="24"/>
          <w:szCs w:val="24"/>
          <w:highlight w:val="yellow"/>
        </w:rPr>
        <w:t xml:space="preserve"> </w:t>
      </w:r>
      <w:r w:rsidRPr="094368B2">
        <w:rPr>
          <w:rFonts w:ascii="Arial" w:eastAsia="Arial" w:hAnsi="Arial"/>
          <w:color w:val="000000"/>
          <w:spacing w:val="-1"/>
          <w:sz w:val="24"/>
          <w:szCs w:val="24"/>
          <w:highlight w:val="yellow"/>
        </w:rPr>
        <w:t xml:space="preserve">will notify the </w:t>
      </w:r>
      <w:r w:rsidR="00A10E67" w:rsidRPr="094368B2">
        <w:rPr>
          <w:rFonts w:ascii="Arial" w:eastAsia="Arial" w:hAnsi="Arial"/>
          <w:color w:val="000000"/>
          <w:spacing w:val="-1"/>
          <w:sz w:val="24"/>
          <w:szCs w:val="24"/>
          <w:highlight w:val="yellow"/>
        </w:rPr>
        <w:t xml:space="preserve">Clinical </w:t>
      </w:r>
      <w:r w:rsidRPr="094368B2">
        <w:rPr>
          <w:rFonts w:ascii="Arial" w:eastAsia="Arial" w:hAnsi="Arial"/>
          <w:color w:val="000000"/>
          <w:spacing w:val="-1"/>
          <w:sz w:val="24"/>
          <w:szCs w:val="24"/>
          <w:highlight w:val="yellow"/>
        </w:rPr>
        <w:t xml:space="preserve">Organisation promptly, </w:t>
      </w:r>
      <w:r w:rsidR="00043A71" w:rsidRPr="094368B2">
        <w:rPr>
          <w:rFonts w:ascii="Arial" w:eastAsia="Arial" w:hAnsi="Arial"/>
          <w:color w:val="000000"/>
          <w:spacing w:val="-1"/>
          <w:sz w:val="24"/>
          <w:szCs w:val="24"/>
          <w:highlight w:val="yellow"/>
        </w:rPr>
        <w:t xml:space="preserve">and </w:t>
      </w:r>
      <w:r w:rsidRPr="094368B2">
        <w:rPr>
          <w:rFonts w:ascii="Arial" w:eastAsia="Arial" w:hAnsi="Arial"/>
          <w:color w:val="000000"/>
          <w:spacing w:val="-1"/>
          <w:sz w:val="24"/>
          <w:szCs w:val="24"/>
          <w:highlight w:val="yellow"/>
        </w:rPr>
        <w:t xml:space="preserve">within </w:t>
      </w:r>
      <w:r w:rsidR="007C18D3" w:rsidRPr="094368B2">
        <w:rPr>
          <w:rFonts w:ascii="Arial" w:eastAsia="Arial" w:hAnsi="Arial"/>
          <w:color w:val="000000"/>
          <w:spacing w:val="-1"/>
          <w:sz w:val="24"/>
          <w:szCs w:val="24"/>
          <w:highlight w:val="yellow"/>
        </w:rPr>
        <w:t>seven (</w:t>
      </w:r>
      <w:r w:rsidR="00B965D4" w:rsidRPr="094368B2">
        <w:rPr>
          <w:rFonts w:ascii="Arial" w:eastAsia="Arial" w:hAnsi="Arial"/>
          <w:color w:val="000000"/>
          <w:spacing w:val="-1"/>
          <w:sz w:val="24"/>
          <w:szCs w:val="24"/>
          <w:highlight w:val="yellow"/>
        </w:rPr>
        <w:t>7</w:t>
      </w:r>
      <w:r w:rsidRPr="094368B2">
        <w:rPr>
          <w:rFonts w:ascii="Arial" w:eastAsia="Arial" w:hAnsi="Arial"/>
          <w:color w:val="000000"/>
          <w:spacing w:val="-1"/>
          <w:sz w:val="24"/>
          <w:szCs w:val="24"/>
          <w:highlight w:val="yellow"/>
        </w:rPr>
        <w:t xml:space="preserve">) </w:t>
      </w:r>
      <w:r w:rsidR="00AE0FB6" w:rsidRPr="094368B2">
        <w:rPr>
          <w:rFonts w:ascii="Arial" w:eastAsia="Arial" w:hAnsi="Arial"/>
          <w:color w:val="000000"/>
          <w:spacing w:val="-1"/>
          <w:sz w:val="24"/>
          <w:szCs w:val="24"/>
          <w:highlight w:val="yellow"/>
        </w:rPr>
        <w:t>business</w:t>
      </w:r>
      <w:r w:rsidRPr="094368B2">
        <w:rPr>
          <w:rFonts w:ascii="Arial" w:eastAsia="Arial" w:hAnsi="Arial"/>
          <w:color w:val="000000"/>
          <w:spacing w:val="-1"/>
          <w:sz w:val="24"/>
          <w:szCs w:val="24"/>
          <w:highlight w:val="yellow"/>
        </w:rPr>
        <w:t xml:space="preserve"> days of becoming aware of the information, and if requested to do so</w:t>
      </w:r>
      <w:r w:rsidR="00FD0BE8" w:rsidRPr="094368B2">
        <w:rPr>
          <w:rFonts w:ascii="Arial" w:eastAsia="Arial" w:hAnsi="Arial"/>
          <w:color w:val="000000"/>
          <w:spacing w:val="-1"/>
          <w:sz w:val="24"/>
          <w:szCs w:val="24"/>
          <w:highlight w:val="yellow"/>
        </w:rPr>
        <w:t xml:space="preserve"> by the </w:t>
      </w:r>
      <w:r w:rsidR="00A10E67" w:rsidRPr="094368B2">
        <w:rPr>
          <w:rFonts w:ascii="Arial" w:eastAsia="Arial" w:hAnsi="Arial"/>
          <w:color w:val="000000"/>
          <w:spacing w:val="-1"/>
          <w:sz w:val="24"/>
          <w:szCs w:val="24"/>
          <w:highlight w:val="yellow"/>
        </w:rPr>
        <w:t xml:space="preserve">Clinical </w:t>
      </w:r>
      <w:r w:rsidR="00FD0BE8" w:rsidRPr="094368B2">
        <w:rPr>
          <w:rFonts w:ascii="Arial" w:eastAsia="Arial" w:hAnsi="Arial"/>
          <w:color w:val="000000"/>
          <w:spacing w:val="-1"/>
          <w:sz w:val="24"/>
          <w:szCs w:val="24"/>
          <w:highlight w:val="yellow"/>
        </w:rPr>
        <w:t xml:space="preserve">Organisation, will provide the </w:t>
      </w:r>
      <w:r w:rsidR="00A10E67" w:rsidRPr="094368B2">
        <w:rPr>
          <w:rFonts w:ascii="Arial" w:eastAsia="Arial" w:hAnsi="Arial"/>
          <w:color w:val="000000"/>
          <w:spacing w:val="-1"/>
          <w:sz w:val="24"/>
          <w:szCs w:val="24"/>
          <w:highlight w:val="yellow"/>
        </w:rPr>
        <w:t xml:space="preserve">Clinical </w:t>
      </w:r>
      <w:r w:rsidR="00FD0BE8" w:rsidRPr="094368B2">
        <w:rPr>
          <w:rFonts w:ascii="Arial" w:eastAsia="Arial" w:hAnsi="Arial"/>
          <w:color w:val="000000"/>
          <w:spacing w:val="-1"/>
          <w:sz w:val="24"/>
          <w:szCs w:val="24"/>
          <w:highlight w:val="yellow"/>
        </w:rPr>
        <w:t>Organisation with a report detailing the information.</w:t>
      </w:r>
      <w:proofErr w:type="gramEnd"/>
    </w:p>
    <w:p w14:paraId="2ED18F2F" w14:textId="77777777" w:rsidR="00B30D69" w:rsidRPr="00947737" w:rsidRDefault="094368B2" w:rsidP="094368B2">
      <w:pPr>
        <w:numPr>
          <w:ilvl w:val="0"/>
          <w:numId w:val="7"/>
        </w:numPr>
        <w:tabs>
          <w:tab w:val="clear" w:pos="432"/>
          <w:tab w:val="left" w:pos="1296"/>
        </w:tabs>
        <w:spacing w:before="122" w:line="273" w:lineRule="exact"/>
        <w:ind w:left="1296" w:right="62" w:hanging="432"/>
        <w:jc w:val="both"/>
        <w:textAlignment w:val="baseline"/>
        <w:rPr>
          <w:rFonts w:ascii="Arial" w:eastAsia="Arial" w:hAnsi="Arial"/>
          <w:color w:val="000000"/>
          <w:spacing w:val="-1"/>
          <w:sz w:val="24"/>
          <w:szCs w:val="24"/>
          <w:highlight w:val="yellow"/>
        </w:rPr>
      </w:pPr>
      <w:r w:rsidRPr="094368B2">
        <w:rPr>
          <w:rFonts w:ascii="Arial" w:eastAsia="Arial" w:hAnsi="Arial"/>
          <w:color w:val="000000" w:themeColor="text1"/>
          <w:sz w:val="24"/>
          <w:szCs w:val="24"/>
          <w:highlight w:val="yellow"/>
        </w:rPr>
        <w:t>The Sponsor must provide any ongoing safety and toxicology data updates to the Principal Investigator immediately, to ensure the safety of the Clinical Trial Subjects in this Phase I Clinical Trial.</w:t>
      </w:r>
    </w:p>
    <w:p w14:paraId="386EC987" w14:textId="77777777" w:rsidR="00C61E67" w:rsidRPr="004962B0" w:rsidRDefault="00C61E67" w:rsidP="094368B2">
      <w:pPr>
        <w:spacing w:before="3" w:after="229" w:line="276" w:lineRule="exact"/>
        <w:ind w:right="62"/>
        <w:jc w:val="both"/>
        <w:textAlignment w:val="baseline"/>
        <w:rPr>
          <w:rFonts w:ascii="Arial" w:eastAsia="Arial" w:hAnsi="Arial"/>
          <w:color w:val="000000"/>
          <w:sz w:val="24"/>
          <w:szCs w:val="24"/>
        </w:rPr>
      </w:pPr>
    </w:p>
    <w:p w14:paraId="0D361683" w14:textId="77777777" w:rsidR="00D90B60" w:rsidRPr="004962B0" w:rsidRDefault="00736E94" w:rsidP="094368B2">
      <w:pPr>
        <w:spacing w:before="7" w:line="273" w:lineRule="exact"/>
        <w:ind w:left="72" w:right="62"/>
        <w:jc w:val="both"/>
        <w:textAlignment w:val="baseline"/>
        <w:rPr>
          <w:rFonts w:ascii="Arial" w:eastAsia="Arial" w:hAnsi="Arial"/>
          <w:color w:val="000000"/>
          <w:spacing w:val="4"/>
          <w:sz w:val="24"/>
          <w:szCs w:val="24"/>
        </w:rPr>
      </w:pPr>
      <w:r w:rsidRPr="094368B2">
        <w:rPr>
          <w:rFonts w:ascii="Arial" w:eastAsia="Arial" w:hAnsi="Arial"/>
          <w:color w:val="000000"/>
          <w:spacing w:val="4"/>
          <w:sz w:val="24"/>
          <w:szCs w:val="24"/>
        </w:rPr>
        <w:t xml:space="preserve">3.7 </w:t>
      </w:r>
      <w:r w:rsidRPr="094368B2">
        <w:rPr>
          <w:rFonts w:ascii="Arial" w:eastAsia="Arial" w:hAnsi="Arial"/>
          <w:b/>
          <w:bCs/>
          <w:color w:val="000000"/>
          <w:spacing w:val="4"/>
          <w:sz w:val="24"/>
          <w:szCs w:val="24"/>
        </w:rPr>
        <w:t>Anti-Bribery and Corruption</w:t>
      </w:r>
    </w:p>
    <w:p w14:paraId="6F0A6A97" w14:textId="77777777" w:rsidR="00D90B60" w:rsidRPr="004962B0" w:rsidRDefault="00736E94" w:rsidP="094368B2">
      <w:pPr>
        <w:spacing w:before="240" w:line="273" w:lineRule="exact"/>
        <w:ind w:left="648" w:right="62"/>
        <w:jc w:val="both"/>
        <w:textAlignment w:val="baseline"/>
        <w:rPr>
          <w:rFonts w:ascii="Arial" w:eastAsia="Arial" w:hAnsi="Arial"/>
          <w:color w:val="000000"/>
          <w:spacing w:val="5"/>
          <w:sz w:val="24"/>
          <w:szCs w:val="24"/>
        </w:rPr>
      </w:pPr>
      <w:r w:rsidRPr="094368B2">
        <w:rPr>
          <w:rFonts w:ascii="Arial" w:eastAsia="Arial" w:hAnsi="Arial"/>
          <w:color w:val="000000"/>
          <w:spacing w:val="5"/>
          <w:sz w:val="24"/>
          <w:szCs w:val="24"/>
        </w:rPr>
        <w:t xml:space="preserve">3.7.1 Each Party warrants and represents </w:t>
      </w:r>
      <w:r w:rsidR="00AE0FB6" w:rsidRPr="094368B2">
        <w:rPr>
          <w:rFonts w:ascii="Arial" w:eastAsia="Arial" w:hAnsi="Arial"/>
          <w:color w:val="000000"/>
          <w:spacing w:val="5"/>
          <w:sz w:val="24"/>
          <w:szCs w:val="24"/>
        </w:rPr>
        <w:t xml:space="preserve">to the best of its knowledge, information and belief </w:t>
      </w:r>
      <w:r w:rsidRPr="094368B2">
        <w:rPr>
          <w:rFonts w:ascii="Arial" w:eastAsia="Arial" w:hAnsi="Arial"/>
          <w:color w:val="000000"/>
          <w:spacing w:val="5"/>
          <w:sz w:val="24"/>
          <w:szCs w:val="24"/>
        </w:rPr>
        <w:t>that:</w:t>
      </w:r>
    </w:p>
    <w:p w14:paraId="7DA81C3C" w14:textId="153B72E1" w:rsidR="00D90B60" w:rsidRPr="004962B0" w:rsidRDefault="094368B2" w:rsidP="094368B2">
      <w:pPr>
        <w:spacing w:before="129" w:line="273" w:lineRule="exact"/>
        <w:ind w:left="1944" w:right="62" w:hanging="243"/>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a. It has not committed any offence under the Criminal Justice (Corruption Offences) Act 2018 or any of the following acts (“</w:t>
      </w:r>
      <w:r w:rsidRPr="094368B2">
        <w:rPr>
          <w:rFonts w:ascii="Arial" w:eastAsia="Arial" w:hAnsi="Arial"/>
          <w:b/>
          <w:bCs/>
          <w:color w:val="000000" w:themeColor="text1"/>
          <w:sz w:val="24"/>
          <w:szCs w:val="24"/>
        </w:rPr>
        <w:t>Prohibited Acts</w:t>
      </w:r>
      <w:r w:rsidRPr="094368B2">
        <w:rPr>
          <w:rFonts w:ascii="Arial" w:eastAsia="Arial" w:hAnsi="Arial"/>
          <w:color w:val="000000" w:themeColor="text1"/>
          <w:sz w:val="24"/>
          <w:szCs w:val="24"/>
        </w:rPr>
        <w:t>”):</w:t>
      </w:r>
    </w:p>
    <w:p w14:paraId="355033E4" w14:textId="77777777" w:rsidR="00D90B60" w:rsidRPr="004962B0" w:rsidRDefault="094368B2" w:rsidP="094368B2">
      <w:pPr>
        <w:numPr>
          <w:ilvl w:val="0"/>
          <w:numId w:val="8"/>
        </w:numPr>
        <w:tabs>
          <w:tab w:val="clear" w:pos="432"/>
          <w:tab w:val="left" w:pos="2376"/>
        </w:tabs>
        <w:spacing w:before="120" w:line="276" w:lineRule="exact"/>
        <w:ind w:left="2376"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other than in accordance with applicable laws, valid agreements and the provisions of this Agreement, offered, given or agreed to give any officer or employee of any other Party any gift or consideration of any kind, as an inducement or reward for doing or not doing or for having done or not having done any act in relation to the obtaining or performance of this Agreement or any other agreement with any other Party or for showing or not showing favour or disfavour to any person in relation to this Agreement or any other agreement with any other Party; or</w:t>
      </w:r>
    </w:p>
    <w:p w14:paraId="60E382AD" w14:textId="77777777" w:rsidR="00D90B60" w:rsidRPr="004962B0" w:rsidRDefault="094368B2" w:rsidP="094368B2">
      <w:pPr>
        <w:numPr>
          <w:ilvl w:val="0"/>
          <w:numId w:val="8"/>
        </w:numPr>
        <w:tabs>
          <w:tab w:val="clear" w:pos="432"/>
          <w:tab w:val="left" w:pos="2376"/>
        </w:tabs>
        <w:spacing w:before="116" w:line="277" w:lineRule="exact"/>
        <w:ind w:left="2376" w:right="62" w:hanging="43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in</w:t>
      </w:r>
      <w:proofErr w:type="gramEnd"/>
      <w:r w:rsidRPr="094368B2">
        <w:rPr>
          <w:rFonts w:ascii="Arial" w:eastAsia="Arial" w:hAnsi="Arial"/>
          <w:color w:val="000000" w:themeColor="text1"/>
          <w:sz w:val="24"/>
          <w:szCs w:val="24"/>
        </w:rPr>
        <w:t xml:space="preserve"> connection with this Agreement, paid or agreed to pay any commission other than a payment in accordance with this </w:t>
      </w:r>
      <w:r w:rsidRPr="094368B2">
        <w:rPr>
          <w:rFonts w:ascii="Arial" w:eastAsia="Arial" w:hAnsi="Arial"/>
          <w:color w:val="000000" w:themeColor="text1"/>
          <w:sz w:val="24"/>
          <w:szCs w:val="24"/>
        </w:rPr>
        <w:lastRenderedPageBreak/>
        <w:t>Agreement that has not otherwise been disclosed in writing to any other Party.</w:t>
      </w:r>
    </w:p>
    <w:p w14:paraId="13190051" w14:textId="77777777" w:rsidR="00D90B60" w:rsidRPr="004962B0" w:rsidRDefault="094368B2" w:rsidP="094368B2">
      <w:pPr>
        <w:spacing w:before="240" w:line="276" w:lineRule="exact"/>
        <w:ind w:left="1440" w:right="62" w:hanging="79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 xml:space="preserve">3.7.2 </w:t>
      </w:r>
      <w:r w:rsidR="00736E94">
        <w:tab/>
      </w:r>
      <w:r w:rsidRPr="094368B2">
        <w:rPr>
          <w:rFonts w:ascii="Arial" w:eastAsia="Arial" w:hAnsi="Arial"/>
          <w:color w:val="000000" w:themeColor="text1"/>
          <w:sz w:val="24"/>
          <w:szCs w:val="24"/>
        </w:rPr>
        <w:t>If any Party has committed or commits any of the Prohibited Acts or has committed or commits any offence under the Criminal Justice (Corruption Offences) Act 2018 in relation to this Agreement, then any other Party shall be entitled to terminate this Agreement in accordance with Clause 15, in addition to any other remedy available, taking into consideration the potential effects of termination on the health of Clinical Trial Subjects.</w:t>
      </w:r>
      <w:proofErr w:type="gramEnd"/>
    </w:p>
    <w:p w14:paraId="412DD242" w14:textId="77777777" w:rsidR="00D90B60" w:rsidRPr="004962B0" w:rsidRDefault="094368B2" w:rsidP="094368B2">
      <w:pPr>
        <w:tabs>
          <w:tab w:val="left" w:pos="648"/>
        </w:tabs>
        <w:spacing w:before="364" w:line="365" w:lineRule="exact"/>
        <w:ind w:left="72" w:right="62"/>
        <w:jc w:val="both"/>
        <w:textAlignment w:val="baseline"/>
        <w:rPr>
          <w:rFonts w:ascii="Arial" w:eastAsia="Arial" w:hAnsi="Arial"/>
          <w:b/>
          <w:bCs/>
          <w:color w:val="002F86"/>
          <w:sz w:val="32"/>
          <w:szCs w:val="32"/>
        </w:rPr>
      </w:pPr>
      <w:r w:rsidRPr="094368B2">
        <w:rPr>
          <w:rFonts w:ascii="Arial" w:eastAsia="Arial" w:hAnsi="Arial"/>
          <w:b/>
          <w:bCs/>
          <w:color w:val="002F86"/>
          <w:sz w:val="32"/>
          <w:szCs w:val="32"/>
        </w:rPr>
        <w:t>4.</w:t>
      </w:r>
      <w:r w:rsidR="00736E94">
        <w:tab/>
      </w:r>
      <w:r w:rsidRPr="094368B2">
        <w:rPr>
          <w:rFonts w:ascii="Arial" w:eastAsia="Arial" w:hAnsi="Arial"/>
          <w:b/>
          <w:bCs/>
          <w:color w:val="002F86"/>
          <w:sz w:val="32"/>
          <w:szCs w:val="32"/>
        </w:rPr>
        <w:t>Obligations of the Parties and the Principal Investigator</w:t>
      </w:r>
    </w:p>
    <w:p w14:paraId="15E7F59C" w14:textId="77777777" w:rsidR="00D90B60" w:rsidRPr="004962B0" w:rsidRDefault="094368B2" w:rsidP="094368B2">
      <w:pPr>
        <w:tabs>
          <w:tab w:val="left" w:pos="648"/>
        </w:tabs>
        <w:spacing w:before="241" w:line="273"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4.1</w:t>
      </w:r>
      <w:r w:rsidR="00736E94">
        <w:tab/>
      </w:r>
      <w:r w:rsidRPr="094368B2">
        <w:rPr>
          <w:rFonts w:ascii="Arial" w:eastAsia="Arial" w:hAnsi="Arial"/>
          <w:color w:val="000000" w:themeColor="text1"/>
          <w:sz w:val="24"/>
          <w:szCs w:val="24"/>
        </w:rPr>
        <w:t>Each Party represents and warrants that it has the right and authority to enter into</w:t>
      </w:r>
    </w:p>
    <w:p w14:paraId="7EC62E05" w14:textId="77777777" w:rsidR="00D90B60" w:rsidRPr="004962B0" w:rsidRDefault="094368B2" w:rsidP="094368B2">
      <w:pPr>
        <w:spacing w:line="276" w:lineRule="exact"/>
        <w:ind w:left="64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this</w:t>
      </w:r>
      <w:proofErr w:type="gramEnd"/>
      <w:r w:rsidRPr="094368B2">
        <w:rPr>
          <w:rFonts w:ascii="Arial" w:eastAsia="Arial" w:hAnsi="Arial"/>
          <w:color w:val="000000" w:themeColor="text1"/>
          <w:sz w:val="24"/>
          <w:szCs w:val="24"/>
        </w:rPr>
        <w:t xml:space="preserve"> Agreement and that it has the capability and capacity to fulfil its obligations under this Agreement.</w:t>
      </w:r>
    </w:p>
    <w:p w14:paraId="13E0798B" w14:textId="77777777" w:rsidR="00D90B60" w:rsidRPr="004962B0" w:rsidRDefault="094368B2" w:rsidP="094368B2">
      <w:pPr>
        <w:spacing w:before="236" w:line="278"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4.2 </w:t>
      </w:r>
      <w:r w:rsidR="00736E94">
        <w:tab/>
      </w:r>
      <w:r w:rsidRPr="094368B2">
        <w:rPr>
          <w:rFonts w:ascii="Arial" w:eastAsia="Arial" w:hAnsi="Arial"/>
          <w:color w:val="000000" w:themeColor="text1"/>
          <w:sz w:val="24"/>
          <w:szCs w:val="24"/>
        </w:rPr>
        <w:t>The Parties agree to adhere to the principles of medical confidentiality in relation to Clinical Trial Subjects involved in the Clinical Trial.</w:t>
      </w:r>
    </w:p>
    <w:p w14:paraId="25A38990" w14:textId="6CCCFFDC" w:rsidR="00D90B60" w:rsidRPr="004962B0" w:rsidRDefault="00736E94" w:rsidP="094368B2">
      <w:pPr>
        <w:spacing w:before="24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sz w:val="24"/>
          <w:szCs w:val="24"/>
        </w:rPr>
        <w:t xml:space="preserve">4.3 </w:t>
      </w:r>
      <w:r w:rsidR="005C6006" w:rsidRPr="004962B0">
        <w:rPr>
          <w:rFonts w:ascii="Arial" w:eastAsia="Arial" w:hAnsi="Arial"/>
          <w:color w:val="000000"/>
          <w:sz w:val="24"/>
        </w:rPr>
        <w:tab/>
      </w:r>
      <w:r w:rsidRPr="094368B2">
        <w:rPr>
          <w:rFonts w:ascii="Arial" w:eastAsia="Arial" w:hAnsi="Arial"/>
          <w:color w:val="000000"/>
          <w:sz w:val="24"/>
          <w:szCs w:val="24"/>
        </w:rPr>
        <w:t>The</w:t>
      </w:r>
      <w:r w:rsidR="00571038" w:rsidRPr="094368B2">
        <w:rPr>
          <w:rFonts w:ascii="Arial" w:eastAsia="Arial" w:hAnsi="Arial"/>
          <w:color w:val="000000"/>
          <w:sz w:val="24"/>
          <w:szCs w:val="24"/>
        </w:rPr>
        <w:t xml:space="preserve"> </w:t>
      </w:r>
      <w:r w:rsidRPr="094368B2">
        <w:rPr>
          <w:rFonts w:ascii="Arial" w:eastAsia="Arial" w:hAnsi="Arial"/>
          <w:color w:val="000000"/>
          <w:sz w:val="24"/>
          <w:szCs w:val="24"/>
        </w:rPr>
        <w:t>Sponsor</w:t>
      </w:r>
      <w:r w:rsidR="00571038" w:rsidRPr="094368B2">
        <w:rPr>
          <w:rFonts w:ascii="Arial" w:eastAsia="Arial" w:hAnsi="Arial"/>
          <w:color w:val="000000"/>
          <w:sz w:val="24"/>
          <w:szCs w:val="24"/>
        </w:rPr>
        <w:t xml:space="preserve"> </w:t>
      </w:r>
      <w:r w:rsidRPr="094368B2">
        <w:rPr>
          <w:rFonts w:ascii="Arial" w:eastAsia="Arial" w:hAnsi="Arial"/>
          <w:color w:val="000000"/>
          <w:sz w:val="24"/>
          <w:szCs w:val="24"/>
        </w:rPr>
        <w:t>shall be responsible for obtaining and maintaining Regulatory Authority approval, as well as research ethics committee favourable opinion and any other approvals needed for the conduct of the Clinical Trial.</w:t>
      </w:r>
    </w:p>
    <w:p w14:paraId="0DE11868" w14:textId="77777777" w:rsidR="00D90B60" w:rsidRPr="004962B0" w:rsidRDefault="00736E94" w:rsidP="094368B2">
      <w:pPr>
        <w:spacing w:before="236" w:line="277" w:lineRule="exact"/>
        <w:ind w:left="72" w:right="62"/>
        <w:jc w:val="both"/>
        <w:textAlignment w:val="baseline"/>
        <w:rPr>
          <w:rFonts w:ascii="Arial" w:eastAsia="Arial" w:hAnsi="Arial"/>
          <w:color w:val="000000"/>
          <w:spacing w:val="2"/>
          <w:sz w:val="24"/>
          <w:szCs w:val="24"/>
        </w:rPr>
      </w:pPr>
      <w:r w:rsidRPr="094368B2">
        <w:rPr>
          <w:rFonts w:ascii="Arial" w:eastAsia="Arial" w:hAnsi="Arial"/>
          <w:color w:val="000000"/>
          <w:spacing w:val="2"/>
          <w:sz w:val="24"/>
          <w:szCs w:val="24"/>
        </w:rPr>
        <w:t>4.</w:t>
      </w:r>
      <w:r w:rsidR="00D82560" w:rsidRPr="094368B2">
        <w:rPr>
          <w:rFonts w:ascii="Arial" w:eastAsia="Arial" w:hAnsi="Arial"/>
          <w:color w:val="000000"/>
          <w:spacing w:val="2"/>
          <w:sz w:val="24"/>
          <w:szCs w:val="24"/>
        </w:rPr>
        <w:t>4</w:t>
      </w:r>
      <w:r w:rsidRPr="094368B2">
        <w:rPr>
          <w:rFonts w:ascii="Arial" w:eastAsia="Arial" w:hAnsi="Arial"/>
          <w:color w:val="000000"/>
          <w:spacing w:val="2"/>
          <w:sz w:val="24"/>
          <w:szCs w:val="24"/>
        </w:rPr>
        <w:t xml:space="preserve"> </w:t>
      </w:r>
      <w:r w:rsidR="005C6006" w:rsidRPr="094368B2">
        <w:rPr>
          <w:rFonts w:ascii="Arial" w:eastAsia="Arial" w:hAnsi="Arial"/>
          <w:color w:val="000000"/>
          <w:spacing w:val="2"/>
          <w:sz w:val="24"/>
          <w:szCs w:val="24"/>
        </w:rPr>
        <w:t xml:space="preserve">  </w:t>
      </w:r>
      <w:r w:rsidRPr="094368B2">
        <w:rPr>
          <w:rFonts w:ascii="Arial" w:eastAsia="Arial" w:hAnsi="Arial"/>
          <w:color w:val="000000"/>
          <w:spacing w:val="2"/>
          <w:sz w:val="24"/>
          <w:szCs w:val="24"/>
        </w:rPr>
        <w:t xml:space="preserve">The Principal Investigator shall be responsible </w:t>
      </w:r>
      <w:proofErr w:type="gramStart"/>
      <w:r w:rsidRPr="094368B2">
        <w:rPr>
          <w:rFonts w:ascii="Arial" w:eastAsia="Arial" w:hAnsi="Arial"/>
          <w:color w:val="000000"/>
          <w:spacing w:val="2"/>
          <w:sz w:val="24"/>
          <w:szCs w:val="24"/>
        </w:rPr>
        <w:t>for</w:t>
      </w:r>
      <w:proofErr w:type="gramEnd"/>
      <w:r w:rsidRPr="094368B2">
        <w:rPr>
          <w:rFonts w:ascii="Arial" w:eastAsia="Arial" w:hAnsi="Arial"/>
          <w:color w:val="000000"/>
          <w:spacing w:val="2"/>
          <w:sz w:val="24"/>
          <w:szCs w:val="24"/>
        </w:rPr>
        <w:t>:</w:t>
      </w:r>
    </w:p>
    <w:p w14:paraId="0F71FF03" w14:textId="77777777" w:rsidR="00D90B60" w:rsidRPr="004962B0" w:rsidRDefault="094368B2" w:rsidP="094368B2">
      <w:pPr>
        <w:spacing w:before="110" w:line="277" w:lineRule="exact"/>
        <w:ind w:left="1440" w:right="62" w:hanging="79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 xml:space="preserve">4.4.1 </w:t>
      </w:r>
      <w:r w:rsidR="00736E94">
        <w:tab/>
      </w:r>
      <w:r w:rsidRPr="094368B2">
        <w:rPr>
          <w:rFonts w:ascii="Arial" w:eastAsia="Arial" w:hAnsi="Arial"/>
          <w:color w:val="000000" w:themeColor="text1"/>
          <w:sz w:val="24"/>
          <w:szCs w:val="24"/>
        </w:rPr>
        <w:t>ensuring that the informed consent form, approved by the Sponsor and the relevant research ethics committee, is signed by or on behalf of each Clinical Trial Subject before the first Clinical Trial related procedure starts for that Clinical Trial Subject (or otherwise that the requirements of The European Communities (Clinical Trials on Medicinal Products for Human Use) Regulations, S.I. No. 314 of 2018 - Data Protection Act 2018, (Section 36(2)) (Health Research) Regulations 2018 and 2004, SI No 190 of 2004 and Statutory Instrument No. 158 of 2006 (Quality and Safety of Human Tissues and Cells) Regulations,</w:t>
      </w:r>
      <w:r w:rsidRPr="094368B2">
        <w:rPr>
          <w:rFonts w:ascii="Arial" w:eastAsiaTheme="minorEastAsia" w:hAnsi="Arial" w:cstheme="minorBidi"/>
          <w:color w:val="000000" w:themeColor="text1"/>
          <w:sz w:val="24"/>
          <w:szCs w:val="24"/>
        </w:rPr>
        <w:t xml:space="preserve"> </w:t>
      </w:r>
      <w:r w:rsidRPr="094368B2">
        <w:rPr>
          <w:rFonts w:ascii="Arial" w:eastAsia="Arial" w:hAnsi="Arial"/>
          <w:color w:val="000000" w:themeColor="text1"/>
          <w:sz w:val="24"/>
          <w:szCs w:val="24"/>
        </w:rPr>
        <w:t>SI 99 of 2022- European Union (Clinical Trials on Medicinal Products for Human Use) (Principal) Regulations 2022 and SI No. 158 of 2006 – European Communities (Quality and Safety of Human Tissue and Cells) Regulations, as may be amended, repealed or replaced from time to time are met in accordance with the Protocol); and</w:t>
      </w:r>
      <w:proofErr w:type="gramEnd"/>
    </w:p>
    <w:p w14:paraId="2350D688" w14:textId="77777777" w:rsidR="00D90B60" w:rsidRPr="004962B0" w:rsidRDefault="094368B2" w:rsidP="094368B2">
      <w:pPr>
        <w:spacing w:before="112" w:line="277" w:lineRule="exact"/>
        <w:ind w:left="1440" w:right="62" w:hanging="79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 xml:space="preserve">4.4.2 </w:t>
      </w:r>
      <w:r w:rsidR="00736E94">
        <w:tab/>
      </w:r>
      <w:r w:rsidRPr="094368B2">
        <w:rPr>
          <w:rFonts w:ascii="Arial" w:eastAsia="Arial" w:hAnsi="Arial"/>
          <w:color w:val="000000" w:themeColor="text1"/>
          <w:sz w:val="24"/>
          <w:szCs w:val="24"/>
        </w:rPr>
        <w:t>making any necessary disclosures of financial interests and arrangements, as defined and requested by the Sponsor provided that such disclosures may be made prior to the commencement of work activities associated with the Clinical Trial as well as subsequent to Site Trial Completion, and that the Principal Investigator, and Personnel shall update such disclosures as necessary to maintain their accuracy and completeness during the term of this Agreement and for any other period required by applicable law.</w:t>
      </w:r>
      <w:proofErr w:type="gramEnd"/>
    </w:p>
    <w:p w14:paraId="6F42DAF9" w14:textId="1FB888BC" w:rsidR="00D90B60" w:rsidRPr="004962B0" w:rsidRDefault="00736E94" w:rsidP="00E17D5C">
      <w:pPr>
        <w:tabs>
          <w:tab w:val="decimal" w:pos="216"/>
          <w:tab w:val="left" w:pos="648"/>
        </w:tabs>
        <w:spacing w:before="242" w:line="277" w:lineRule="exact"/>
        <w:ind w:left="642" w:right="62" w:hanging="570"/>
        <w:jc w:val="both"/>
        <w:textAlignment w:val="baseline"/>
        <w:rPr>
          <w:rFonts w:ascii="Arial" w:eastAsia="Arial" w:hAnsi="Arial"/>
          <w:color w:val="000000"/>
          <w:sz w:val="24"/>
          <w:szCs w:val="24"/>
        </w:rPr>
      </w:pPr>
      <w:r w:rsidRPr="004962B0">
        <w:rPr>
          <w:rFonts w:ascii="Arial" w:eastAsia="Arial" w:hAnsi="Arial"/>
          <w:color w:val="000000"/>
          <w:sz w:val="24"/>
        </w:rPr>
        <w:tab/>
      </w:r>
      <w:r w:rsidRPr="094368B2">
        <w:rPr>
          <w:rFonts w:ascii="Arial" w:eastAsia="Arial" w:hAnsi="Arial"/>
          <w:color w:val="000000"/>
          <w:sz w:val="24"/>
          <w:szCs w:val="24"/>
        </w:rPr>
        <w:t>4.</w:t>
      </w:r>
      <w:r w:rsidR="00D82560" w:rsidRPr="094368B2">
        <w:rPr>
          <w:rFonts w:ascii="Arial" w:eastAsia="Arial" w:hAnsi="Arial"/>
          <w:color w:val="000000"/>
          <w:sz w:val="24"/>
          <w:szCs w:val="24"/>
        </w:rPr>
        <w:t>5</w:t>
      </w:r>
      <w:r w:rsidRPr="00E17D5C">
        <w:rPr>
          <w:rFonts w:ascii="Arial" w:eastAsia="Arial" w:hAnsi="Arial" w:cs="Arial"/>
          <w:color w:val="000000"/>
          <w:sz w:val="24"/>
          <w:szCs w:val="24"/>
        </w:rPr>
        <w:tab/>
      </w:r>
      <w:r w:rsidRPr="00E17D5C">
        <w:rPr>
          <w:rFonts w:ascii="Arial" w:hAnsi="Arial" w:cs="Arial"/>
          <w:sz w:val="24"/>
          <w:szCs w:val="24"/>
        </w:rPr>
        <w:t>The</w:t>
      </w:r>
      <w:r w:rsidR="00D82560" w:rsidRPr="00E17D5C">
        <w:rPr>
          <w:rFonts w:ascii="Arial" w:hAnsi="Arial" w:cs="Arial"/>
          <w:sz w:val="24"/>
          <w:szCs w:val="24"/>
        </w:rPr>
        <w:t xml:space="preserve"> </w:t>
      </w:r>
      <w:r w:rsidRPr="00E17D5C">
        <w:rPr>
          <w:rFonts w:ascii="Arial" w:hAnsi="Arial" w:cs="Arial"/>
          <w:sz w:val="24"/>
          <w:szCs w:val="24"/>
        </w:rPr>
        <w:t>Sponsor</w:t>
      </w:r>
      <w:r w:rsidR="004B298A" w:rsidRPr="00E17D5C">
        <w:rPr>
          <w:rFonts w:ascii="Arial" w:hAnsi="Arial" w:cs="Arial"/>
          <w:sz w:val="24"/>
          <w:szCs w:val="24"/>
        </w:rPr>
        <w:t>,</w:t>
      </w:r>
      <w:r w:rsidR="0075146A" w:rsidRPr="00E17D5C">
        <w:rPr>
          <w:rFonts w:ascii="Arial" w:hAnsi="Arial" w:cs="Arial"/>
          <w:sz w:val="24"/>
          <w:szCs w:val="24"/>
        </w:rPr>
        <w:t xml:space="preserve"> </w:t>
      </w:r>
      <w:r w:rsidRPr="00E17D5C">
        <w:rPr>
          <w:rFonts w:ascii="Arial" w:hAnsi="Arial" w:cs="Arial"/>
          <w:sz w:val="24"/>
          <w:szCs w:val="24"/>
        </w:rPr>
        <w:t>shall submit the Clinical Trial for listing in a free, publicly</w:t>
      </w:r>
      <w:r w:rsidR="00DD3FB5" w:rsidRPr="00E17D5C">
        <w:rPr>
          <w:rFonts w:ascii="Arial" w:hAnsi="Arial" w:cs="Arial"/>
          <w:sz w:val="24"/>
          <w:szCs w:val="24"/>
        </w:rPr>
        <w:t xml:space="preserve"> </w:t>
      </w:r>
      <w:r w:rsidRPr="00E17D5C">
        <w:rPr>
          <w:rFonts w:ascii="Arial" w:hAnsi="Arial" w:cs="Arial"/>
          <w:sz w:val="24"/>
          <w:szCs w:val="24"/>
        </w:rPr>
        <w:t>accessible clinical trial registry within twenty-one (21) days of initiation of the Clinical Trial by enrolment of the first Clinical Trial</w:t>
      </w:r>
      <w:r w:rsidRPr="00E17D5C">
        <w:rPr>
          <w:rFonts w:ascii="Arial" w:eastAsia="Arial" w:hAnsi="Arial" w:cs="Arial"/>
          <w:color w:val="000000"/>
          <w:sz w:val="24"/>
          <w:szCs w:val="24"/>
        </w:rPr>
        <w:t xml:space="preserve"> Subject. The </w:t>
      </w:r>
      <w:r w:rsidR="00B56952" w:rsidRPr="00E17D5C">
        <w:rPr>
          <w:rFonts w:ascii="Arial" w:eastAsia="Arial" w:hAnsi="Arial" w:cs="Arial"/>
          <w:color w:val="000000"/>
          <w:sz w:val="24"/>
          <w:szCs w:val="24"/>
        </w:rPr>
        <w:t xml:space="preserve">Clinical </w:t>
      </w:r>
      <w:r w:rsidRPr="00E17D5C">
        <w:rPr>
          <w:rFonts w:ascii="Arial" w:eastAsia="Arial" w:hAnsi="Arial" w:cs="Arial"/>
          <w:color w:val="000000"/>
          <w:sz w:val="24"/>
          <w:szCs w:val="24"/>
        </w:rPr>
        <w:t xml:space="preserve">Organisation agrees that such listing may include a summary of the Protocol, the name of the </w:t>
      </w:r>
      <w:r w:rsidR="00B56952" w:rsidRPr="00E17D5C">
        <w:rPr>
          <w:rFonts w:ascii="Arial" w:eastAsia="Arial" w:hAnsi="Arial" w:cs="Arial"/>
          <w:color w:val="000000"/>
          <w:sz w:val="24"/>
          <w:szCs w:val="24"/>
        </w:rPr>
        <w:t xml:space="preserve">Clinical </w:t>
      </w:r>
      <w:r w:rsidRPr="00E17D5C">
        <w:rPr>
          <w:rFonts w:ascii="Arial" w:eastAsia="Arial" w:hAnsi="Arial" w:cs="Arial"/>
          <w:color w:val="000000"/>
          <w:sz w:val="24"/>
          <w:szCs w:val="24"/>
        </w:rPr>
        <w:t xml:space="preserve">Organisation and the details of the Site(s) where the Clinical Trial </w:t>
      </w:r>
      <w:proofErr w:type="gramStart"/>
      <w:r w:rsidRPr="00E17D5C">
        <w:rPr>
          <w:rFonts w:ascii="Arial" w:eastAsia="Arial" w:hAnsi="Arial" w:cs="Arial"/>
          <w:color w:val="000000"/>
          <w:sz w:val="24"/>
          <w:szCs w:val="24"/>
        </w:rPr>
        <w:t>is being conducted</w:t>
      </w:r>
      <w:proofErr w:type="gramEnd"/>
      <w:r w:rsidRPr="00E17D5C">
        <w:rPr>
          <w:rFonts w:ascii="Arial" w:eastAsia="Arial" w:hAnsi="Arial" w:cs="Arial"/>
          <w:color w:val="000000"/>
          <w:sz w:val="24"/>
          <w:szCs w:val="24"/>
        </w:rPr>
        <w:t xml:space="preserve">. </w:t>
      </w:r>
      <w:proofErr w:type="gramStart"/>
      <w:r w:rsidRPr="00E17D5C">
        <w:rPr>
          <w:rFonts w:ascii="Arial" w:eastAsia="Arial" w:hAnsi="Arial" w:cs="Arial"/>
          <w:color w:val="000000"/>
          <w:sz w:val="24"/>
          <w:szCs w:val="24"/>
        </w:rPr>
        <w:lastRenderedPageBreak/>
        <w:t xml:space="preserve">Subject to Clause </w:t>
      </w:r>
      <w:r w:rsidR="005573D3" w:rsidRPr="00E17D5C">
        <w:rPr>
          <w:rFonts w:ascii="Arial" w:eastAsia="Arial" w:hAnsi="Arial" w:cs="Arial"/>
          <w:color w:val="000000"/>
          <w:sz w:val="24"/>
          <w:szCs w:val="24"/>
        </w:rPr>
        <w:t>7</w:t>
      </w:r>
      <w:r w:rsidRPr="00E17D5C">
        <w:rPr>
          <w:rFonts w:ascii="Arial" w:eastAsia="Arial" w:hAnsi="Arial" w:cs="Arial"/>
          <w:color w:val="000000"/>
          <w:sz w:val="24"/>
          <w:szCs w:val="24"/>
        </w:rPr>
        <w:t xml:space="preserve"> of this Agreement, in the event that the Sponsor intends to publish the name of the Principal Investigator on a publicly accessible clinical trial registry, the Sponsor shall be responsible for obtaining the written permission of the Principal Investigator for the use of the Principal Investigator’s name (and any other personal information) in such a publication</w:t>
      </w:r>
      <w:r w:rsidR="0075146A" w:rsidRPr="00E17D5C">
        <w:rPr>
          <w:rFonts w:ascii="Arial" w:eastAsia="Arial" w:hAnsi="Arial" w:cs="Arial"/>
          <w:color w:val="000000"/>
          <w:sz w:val="24"/>
          <w:szCs w:val="24"/>
        </w:rPr>
        <w:t xml:space="preserve"> </w:t>
      </w:r>
      <w:r w:rsidR="009736FE" w:rsidRPr="00E17D5C">
        <w:rPr>
          <w:rFonts w:ascii="Arial" w:eastAsia="Arial" w:hAnsi="Arial" w:cs="Arial"/>
          <w:color w:val="000000"/>
          <w:sz w:val="24"/>
          <w:szCs w:val="24"/>
        </w:rPr>
        <w:t>unless the Sponsor is subject to a regulatory obligation to disclose the Principal Investigator’s name, in which the Sponsor must inform the Principal Investigator about such an obligation</w:t>
      </w:r>
      <w:proofErr w:type="gramEnd"/>
    </w:p>
    <w:p w14:paraId="72D76BCE" w14:textId="77777777" w:rsidR="00D90B60" w:rsidRPr="004962B0" w:rsidRDefault="00736E94" w:rsidP="094368B2">
      <w:pPr>
        <w:tabs>
          <w:tab w:val="decimal" w:pos="216"/>
          <w:tab w:val="left" w:pos="648"/>
        </w:tabs>
        <w:spacing w:before="236" w:line="277" w:lineRule="exact"/>
        <w:ind w:left="72" w:right="62"/>
        <w:jc w:val="both"/>
        <w:textAlignment w:val="baseline"/>
        <w:rPr>
          <w:rFonts w:ascii="Arial" w:eastAsia="Arial" w:hAnsi="Arial"/>
          <w:color w:val="000000"/>
          <w:sz w:val="24"/>
          <w:szCs w:val="24"/>
        </w:rPr>
      </w:pPr>
      <w:r w:rsidRPr="004962B0">
        <w:rPr>
          <w:rFonts w:ascii="Arial" w:eastAsia="Arial" w:hAnsi="Arial"/>
          <w:color w:val="000000"/>
          <w:sz w:val="24"/>
        </w:rPr>
        <w:tab/>
      </w:r>
      <w:r w:rsidRPr="094368B2">
        <w:rPr>
          <w:rFonts w:ascii="Arial" w:eastAsia="Arial" w:hAnsi="Arial"/>
          <w:color w:val="000000"/>
          <w:sz w:val="24"/>
          <w:szCs w:val="24"/>
        </w:rPr>
        <w:t>4.</w:t>
      </w:r>
      <w:r w:rsidR="00D82560" w:rsidRPr="094368B2">
        <w:rPr>
          <w:rFonts w:ascii="Arial" w:eastAsia="Arial" w:hAnsi="Arial"/>
          <w:color w:val="000000"/>
          <w:sz w:val="24"/>
          <w:szCs w:val="24"/>
        </w:rPr>
        <w:t>6</w:t>
      </w:r>
      <w:r w:rsidRPr="004962B0">
        <w:rPr>
          <w:rFonts w:ascii="Arial" w:eastAsia="Arial" w:hAnsi="Arial"/>
          <w:color w:val="000000"/>
          <w:sz w:val="24"/>
        </w:rPr>
        <w:tab/>
      </w:r>
      <w:r w:rsidRPr="094368B2">
        <w:rPr>
          <w:rFonts w:ascii="Arial" w:eastAsia="Arial" w:hAnsi="Arial"/>
          <w:color w:val="000000"/>
          <w:sz w:val="24"/>
          <w:szCs w:val="24"/>
        </w:rPr>
        <w:t>The Parties shall conduct the Clinical Trial in accordance with the terms of this</w:t>
      </w:r>
    </w:p>
    <w:p w14:paraId="4D4FA6A9" w14:textId="77777777" w:rsidR="00D90B60" w:rsidRPr="004962B0" w:rsidRDefault="094368B2" w:rsidP="094368B2">
      <w:pPr>
        <w:spacing w:before="2" w:line="277"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Agreement (including the incorporated Protocol) and:</w:t>
      </w:r>
    </w:p>
    <w:p w14:paraId="03B97FBC" w14:textId="77777777" w:rsidR="00D90B60" w:rsidRPr="004962B0" w:rsidRDefault="094368B2" w:rsidP="094368B2">
      <w:pPr>
        <w:spacing w:before="118" w:line="277"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4.6.1 </w:t>
      </w:r>
      <w:r w:rsidR="00736E94">
        <w:tab/>
      </w:r>
      <w:r w:rsidRPr="094368B2">
        <w:rPr>
          <w:rFonts w:ascii="Arial" w:eastAsia="Arial" w:hAnsi="Arial"/>
          <w:color w:val="000000" w:themeColor="text1"/>
          <w:sz w:val="24"/>
          <w:szCs w:val="24"/>
        </w:rPr>
        <w:t>Any current marketing authorisation for the IMP and, as the case may be, the Clinical Trial Authorisation granted by the HPRA; and</w:t>
      </w:r>
    </w:p>
    <w:p w14:paraId="7E65F6B5" w14:textId="77777777" w:rsidR="00D90B60" w:rsidRPr="004962B0" w:rsidRDefault="094368B2" w:rsidP="094368B2">
      <w:pPr>
        <w:spacing w:before="118" w:line="277"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4.6.2 </w:t>
      </w:r>
      <w:r w:rsidR="00736E94">
        <w:tab/>
      </w:r>
      <w:proofErr w:type="gramStart"/>
      <w:r w:rsidRPr="094368B2">
        <w:rPr>
          <w:rFonts w:ascii="Arial" w:eastAsia="Arial" w:hAnsi="Arial"/>
          <w:color w:val="000000" w:themeColor="text1"/>
          <w:sz w:val="24"/>
          <w:szCs w:val="24"/>
        </w:rPr>
        <w:t>the</w:t>
      </w:r>
      <w:proofErr w:type="gramEnd"/>
      <w:r w:rsidRPr="094368B2">
        <w:rPr>
          <w:rFonts w:ascii="Arial" w:eastAsia="Arial" w:hAnsi="Arial"/>
          <w:color w:val="000000" w:themeColor="text1"/>
          <w:sz w:val="24"/>
          <w:szCs w:val="24"/>
        </w:rPr>
        <w:t xml:space="preserve"> terms and conditions of the favourable opinion of the research ethics committee.</w:t>
      </w:r>
    </w:p>
    <w:p w14:paraId="44646B5C" w14:textId="1E59A119" w:rsidR="00D90B60" w:rsidRPr="004962B0" w:rsidRDefault="00736E94" w:rsidP="00E17D5C">
      <w:pPr>
        <w:spacing w:before="240" w:after="240" w:line="277" w:lineRule="exact"/>
        <w:ind w:left="648" w:hanging="648"/>
        <w:jc w:val="both"/>
        <w:textAlignment w:val="baseline"/>
        <w:rPr>
          <w:rFonts w:ascii="Arial" w:eastAsia="Arial" w:hAnsi="Arial"/>
          <w:color w:val="000000" w:themeColor="text1"/>
          <w:sz w:val="24"/>
          <w:szCs w:val="24"/>
        </w:rPr>
      </w:pPr>
      <w:r w:rsidRPr="2E67D916">
        <w:rPr>
          <w:rFonts w:ascii="Arial" w:eastAsia="Arial" w:hAnsi="Arial"/>
          <w:color w:val="000000"/>
          <w:spacing w:val="-1"/>
          <w:sz w:val="24"/>
          <w:szCs w:val="24"/>
        </w:rPr>
        <w:t>4.</w:t>
      </w:r>
      <w:r w:rsidR="2D24E174" w:rsidRPr="2D24E174">
        <w:rPr>
          <w:rFonts w:ascii="Arial" w:eastAsia="Arial" w:hAnsi="Arial"/>
          <w:color w:val="000000" w:themeColor="text1"/>
          <w:sz w:val="24"/>
          <w:szCs w:val="24"/>
        </w:rPr>
        <w:t>7</w:t>
      </w:r>
      <w:r w:rsidRPr="2E67D916">
        <w:rPr>
          <w:rFonts w:ascii="Arial" w:eastAsia="Arial" w:hAnsi="Arial"/>
          <w:color w:val="000000"/>
          <w:spacing w:val="-1"/>
          <w:sz w:val="24"/>
          <w:szCs w:val="24"/>
        </w:rPr>
        <w:t xml:space="preserve"> </w:t>
      </w:r>
      <w:r w:rsidR="005C6006" w:rsidRPr="004962B0">
        <w:rPr>
          <w:rFonts w:ascii="Arial" w:eastAsia="Arial" w:hAnsi="Arial"/>
          <w:color w:val="000000"/>
          <w:spacing w:val="-1"/>
          <w:sz w:val="24"/>
        </w:rPr>
        <w:tab/>
      </w:r>
      <w:r w:rsidRPr="2E67D916">
        <w:rPr>
          <w:rFonts w:ascii="Arial" w:eastAsia="Arial" w:hAnsi="Arial"/>
          <w:color w:val="000000"/>
          <w:spacing w:val="-1"/>
          <w:sz w:val="24"/>
          <w:szCs w:val="24"/>
        </w:rPr>
        <w:t>Until the Sponsor has obtained approval from the HPRA, the research ethics committee and any other necessary approvals,</w:t>
      </w:r>
      <w:r w:rsidR="00795B40" w:rsidRPr="2E67D916">
        <w:rPr>
          <w:rFonts w:ascii="Arial" w:eastAsia="Arial" w:hAnsi="Arial"/>
          <w:color w:val="000000"/>
          <w:spacing w:val="-1"/>
          <w:sz w:val="24"/>
          <w:szCs w:val="24"/>
        </w:rPr>
        <w:t xml:space="preserve"> the</w:t>
      </w:r>
      <w:r w:rsidRPr="2E67D916">
        <w:rPr>
          <w:rFonts w:ascii="Arial" w:eastAsia="Arial" w:hAnsi="Arial"/>
          <w:color w:val="000000"/>
          <w:spacing w:val="-1"/>
          <w:sz w:val="24"/>
          <w:szCs w:val="24"/>
        </w:rPr>
        <w:t xml:space="preserve"> </w:t>
      </w:r>
      <w:r w:rsidR="00874026" w:rsidRPr="2E67D916">
        <w:rPr>
          <w:rFonts w:ascii="Arial" w:eastAsia="Arial" w:hAnsi="Arial"/>
          <w:color w:val="000000"/>
          <w:spacing w:val="-1"/>
          <w:sz w:val="24"/>
          <w:szCs w:val="24"/>
        </w:rPr>
        <w:t>Sponsor</w:t>
      </w:r>
      <w:r w:rsidRPr="2E67D916">
        <w:rPr>
          <w:rFonts w:ascii="Arial" w:eastAsia="Arial" w:hAnsi="Arial"/>
          <w:color w:val="000000"/>
          <w:spacing w:val="-1"/>
          <w:sz w:val="24"/>
          <w:szCs w:val="24"/>
        </w:rPr>
        <w:t xml:space="preserve"> shall not supply the Investigational Drugs to the </w:t>
      </w:r>
      <w:r w:rsidR="00B56952" w:rsidRPr="2E67D916">
        <w:rPr>
          <w:rFonts w:ascii="Arial" w:eastAsia="Arial" w:hAnsi="Arial"/>
          <w:color w:val="000000"/>
          <w:spacing w:val="-1"/>
          <w:sz w:val="24"/>
          <w:szCs w:val="24"/>
        </w:rPr>
        <w:t xml:space="preserve">Clinical </w:t>
      </w:r>
      <w:r w:rsidRPr="2E67D916">
        <w:rPr>
          <w:rFonts w:ascii="Arial" w:eastAsia="Arial" w:hAnsi="Arial"/>
          <w:color w:val="000000"/>
          <w:spacing w:val="-1"/>
          <w:sz w:val="24"/>
          <w:szCs w:val="24"/>
        </w:rPr>
        <w:t xml:space="preserve">Organisation. </w:t>
      </w:r>
      <w:proofErr w:type="gramStart"/>
      <w:r w:rsidRPr="2E67D916">
        <w:rPr>
          <w:rFonts w:ascii="Arial" w:eastAsia="Arial" w:hAnsi="Arial"/>
          <w:color w:val="000000"/>
          <w:spacing w:val="-1"/>
          <w:sz w:val="24"/>
          <w:szCs w:val="24"/>
        </w:rPr>
        <w:t xml:space="preserve">The </w:t>
      </w:r>
      <w:r w:rsidR="00B56952" w:rsidRPr="2E67D916">
        <w:rPr>
          <w:rFonts w:ascii="Arial" w:eastAsia="Arial" w:hAnsi="Arial"/>
          <w:color w:val="000000"/>
          <w:spacing w:val="-1"/>
          <w:sz w:val="24"/>
          <w:szCs w:val="24"/>
        </w:rPr>
        <w:t xml:space="preserve">Clinical </w:t>
      </w:r>
      <w:r w:rsidRPr="2E67D916">
        <w:rPr>
          <w:rFonts w:ascii="Arial" w:eastAsia="Arial" w:hAnsi="Arial"/>
          <w:color w:val="000000"/>
          <w:spacing w:val="-1"/>
          <w:sz w:val="24"/>
          <w:szCs w:val="24"/>
        </w:rPr>
        <w:t>Organisation shall ensure that neither administration of the IMP (nor any other Investigational Drug supplied by</w:t>
      </w:r>
      <w:r w:rsidR="00231E57" w:rsidRPr="2E67D916">
        <w:rPr>
          <w:rFonts w:ascii="Arial" w:eastAsia="Arial" w:hAnsi="Arial"/>
          <w:color w:val="000000"/>
          <w:spacing w:val="-1"/>
          <w:sz w:val="24"/>
          <w:szCs w:val="24"/>
        </w:rPr>
        <w:t xml:space="preserve"> the</w:t>
      </w:r>
      <w:r w:rsidRPr="2E67D916">
        <w:rPr>
          <w:rFonts w:ascii="Arial" w:eastAsia="Arial" w:hAnsi="Arial"/>
          <w:color w:val="000000"/>
          <w:spacing w:val="-1"/>
          <w:sz w:val="24"/>
          <w:szCs w:val="24"/>
        </w:rPr>
        <w:t xml:space="preserve"> Sponsor for use in the Clinical Trial) to any Clinical Trial Subject nor any other</w:t>
      </w:r>
      <w:r w:rsidR="00B56952" w:rsidRPr="004962B0">
        <w:t xml:space="preserve"> </w:t>
      </w:r>
      <w:r w:rsidR="00460174" w:rsidRPr="2E67D916">
        <w:rPr>
          <w:rFonts w:ascii="Arial" w:eastAsia="Arial" w:hAnsi="Arial"/>
          <w:color w:val="000000"/>
          <w:sz w:val="24"/>
          <w:szCs w:val="24"/>
        </w:rPr>
        <w:t>clinical intervention mandated by the Protocol takes place in relation to any Clinical</w:t>
      </w:r>
      <w:r w:rsidRPr="2E67D916">
        <w:rPr>
          <w:rFonts w:ascii="Arial" w:eastAsia="Arial" w:hAnsi="Arial"/>
          <w:color w:val="000000"/>
          <w:sz w:val="24"/>
          <w:szCs w:val="24"/>
        </w:rPr>
        <w:t xml:space="preserve"> Trial Subject until the</w:t>
      </w:r>
      <w:r w:rsidR="2D24E174" w:rsidRPr="2D24E174">
        <w:rPr>
          <w:rFonts w:ascii="Arial" w:eastAsia="Arial" w:hAnsi="Arial" w:cs="Arial"/>
          <w:sz w:val="24"/>
          <w:szCs w:val="24"/>
        </w:rPr>
        <w:t xml:space="preserve"> Clinical Organisation is satisfied that all relevant approvals have been obtained by the Sponsor.</w:t>
      </w:r>
      <w:proofErr w:type="gramEnd"/>
    </w:p>
    <w:p w14:paraId="796A5002" w14:textId="17536A63" w:rsidR="00D90B60" w:rsidRPr="004962B0" w:rsidRDefault="094368B2" w:rsidP="00E17D5C">
      <w:pPr>
        <w:spacing w:before="240" w:after="240" w:line="277" w:lineRule="exact"/>
        <w:ind w:left="648" w:hanging="648"/>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4.8</w:t>
      </w:r>
      <w:r w:rsidR="00736E94">
        <w:tab/>
      </w:r>
      <w:r w:rsidRPr="094368B2">
        <w:rPr>
          <w:rFonts w:ascii="Arial" w:eastAsia="Arial" w:hAnsi="Arial"/>
          <w:color w:val="000000" w:themeColor="text1"/>
          <w:sz w:val="24"/>
          <w:szCs w:val="24"/>
        </w:rPr>
        <w:t xml:space="preserve">In the event of any substantial amendments being </w:t>
      </w:r>
      <w:proofErr w:type="gramStart"/>
      <w:r w:rsidRPr="094368B2">
        <w:rPr>
          <w:rFonts w:ascii="Arial" w:eastAsia="Arial" w:hAnsi="Arial"/>
          <w:color w:val="000000" w:themeColor="text1"/>
          <w:sz w:val="24"/>
          <w:szCs w:val="24"/>
        </w:rPr>
        <w:t>made</w:t>
      </w:r>
      <w:proofErr w:type="gramEnd"/>
      <w:r w:rsidRPr="094368B2">
        <w:rPr>
          <w:rFonts w:ascii="Arial" w:eastAsia="Arial" w:hAnsi="Arial"/>
          <w:color w:val="000000" w:themeColor="text1"/>
          <w:sz w:val="24"/>
          <w:szCs w:val="24"/>
        </w:rPr>
        <w:t xml:space="preserve"> to the Protocol and approved by the HPRA and ethics committee the amendments shall be signed by the Principal Investigator and shall be implemented by the Personnel as required by the Sponsor. The Sponsor shall initiate simultaneously the change control procedures set out in Clause 17.3 of this Agreement.</w:t>
      </w:r>
    </w:p>
    <w:p w14:paraId="7E8C68B0" w14:textId="471158CF" w:rsidR="00D90B60" w:rsidRPr="00A5578B" w:rsidRDefault="094368B2" w:rsidP="2D24E174">
      <w:pPr>
        <w:spacing w:before="237"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4.9 </w:t>
      </w:r>
      <w:r w:rsidR="00E17D5C">
        <w:rPr>
          <w:rFonts w:ascii="Arial" w:eastAsia="Arial" w:hAnsi="Arial"/>
          <w:color w:val="000000" w:themeColor="text1"/>
          <w:sz w:val="24"/>
          <w:szCs w:val="24"/>
        </w:rPr>
        <w:tab/>
      </w:r>
      <w:r w:rsidRPr="094368B2">
        <w:rPr>
          <w:rFonts w:ascii="Arial" w:eastAsia="Arial" w:hAnsi="Arial"/>
          <w:color w:val="000000" w:themeColor="text1"/>
          <w:sz w:val="24"/>
          <w:szCs w:val="24"/>
        </w:rPr>
        <w:t xml:space="preserve">The Sponsor shall make the Protocol available to the Principal Investigator and provide evidence of the approvals set out in Clause 4.6 and the Principal Investigator shall include such documents in the Site File. </w:t>
      </w:r>
      <w:proofErr w:type="gramStart"/>
      <w:r w:rsidRPr="094368B2">
        <w:rPr>
          <w:rFonts w:ascii="Arial" w:eastAsia="Arial" w:hAnsi="Arial"/>
          <w:color w:val="000000" w:themeColor="text1"/>
          <w:sz w:val="24"/>
          <w:szCs w:val="24"/>
        </w:rPr>
        <w:t>The Sponsor shall ensure that any and all safety and/or toxicology data relating to the IMP, of which the Sponsor is aware or which comes to the attention of the Sponsor from time to time, and which may, in the reasonable opinion of the Sponsor, be materially relevant to the conduct of the Clinical Trial, will also be provided to the Principal Investigator for inclusion in the Site File.</w:t>
      </w:r>
      <w:proofErr w:type="gramEnd"/>
    </w:p>
    <w:p w14:paraId="6B9933D4" w14:textId="78B97C02" w:rsidR="00D90B60" w:rsidRPr="00A5578B" w:rsidRDefault="094368B2" w:rsidP="2D24E174">
      <w:pPr>
        <w:spacing w:before="24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4.10 The Clinical Organisation shall not, and will ensure that the Principal Investigator shall not, permit the Investigational Drugs supplied by or on behalf of the Sponsor for the purposes of the Clinical Trial to </w:t>
      </w:r>
      <w:proofErr w:type="gramStart"/>
      <w:r w:rsidRPr="094368B2">
        <w:rPr>
          <w:rFonts w:ascii="Arial" w:eastAsia="Arial" w:hAnsi="Arial"/>
          <w:color w:val="000000" w:themeColor="text1"/>
          <w:sz w:val="24"/>
          <w:szCs w:val="24"/>
        </w:rPr>
        <w:t>be used</w:t>
      </w:r>
      <w:proofErr w:type="gramEnd"/>
      <w:r w:rsidRPr="094368B2">
        <w:rPr>
          <w:rFonts w:ascii="Arial" w:eastAsia="Arial" w:hAnsi="Arial"/>
          <w:color w:val="000000" w:themeColor="text1"/>
          <w:sz w:val="24"/>
          <w:szCs w:val="24"/>
        </w:rPr>
        <w:t xml:space="preserve"> for any purpose other than the conduct of the Clinical Trial. Upon termination or expiry of this Agreement all unused Investigational Drugs supplied for the purposes of the Clinical Trial shall, at the Sponsor’s option, either </w:t>
      </w:r>
      <w:proofErr w:type="gramStart"/>
      <w:r w:rsidRPr="094368B2">
        <w:rPr>
          <w:rFonts w:ascii="Arial" w:eastAsia="Arial" w:hAnsi="Arial"/>
          <w:color w:val="000000" w:themeColor="text1"/>
          <w:sz w:val="24"/>
          <w:szCs w:val="24"/>
        </w:rPr>
        <w:t>be returned</w:t>
      </w:r>
      <w:proofErr w:type="gramEnd"/>
      <w:r w:rsidRPr="094368B2">
        <w:rPr>
          <w:rFonts w:ascii="Arial" w:eastAsia="Arial" w:hAnsi="Arial"/>
          <w:color w:val="000000" w:themeColor="text1"/>
          <w:sz w:val="24"/>
          <w:szCs w:val="24"/>
        </w:rPr>
        <w:t xml:space="preserve"> to the Sponsor or, be disposed of in accordance with the Protocol or the reasonable written instructions of the Sponsor.</w:t>
      </w:r>
    </w:p>
    <w:p w14:paraId="6F662AA6" w14:textId="77777777" w:rsidR="00D90B60" w:rsidRPr="00A5578B" w:rsidRDefault="00736E94" w:rsidP="094368B2">
      <w:pPr>
        <w:spacing w:before="243" w:line="276" w:lineRule="exact"/>
        <w:ind w:left="648" w:right="62" w:hanging="576"/>
        <w:jc w:val="both"/>
        <w:textAlignment w:val="baseline"/>
        <w:rPr>
          <w:rFonts w:ascii="Arial" w:eastAsia="Arial" w:hAnsi="Arial"/>
          <w:color w:val="000000"/>
          <w:spacing w:val="1"/>
          <w:sz w:val="24"/>
          <w:szCs w:val="24"/>
        </w:rPr>
      </w:pPr>
      <w:proofErr w:type="gramStart"/>
      <w:r w:rsidRPr="094368B2">
        <w:rPr>
          <w:rFonts w:ascii="Arial" w:eastAsia="Arial" w:hAnsi="Arial"/>
          <w:color w:val="000000"/>
          <w:spacing w:val="1"/>
          <w:sz w:val="24"/>
          <w:szCs w:val="24"/>
        </w:rPr>
        <w:t>4.1</w:t>
      </w:r>
      <w:r w:rsidR="00B21EB7" w:rsidRPr="094368B2">
        <w:rPr>
          <w:rFonts w:ascii="Arial" w:eastAsia="Arial" w:hAnsi="Arial"/>
          <w:color w:val="000000"/>
          <w:spacing w:val="1"/>
          <w:sz w:val="24"/>
          <w:szCs w:val="24"/>
        </w:rPr>
        <w:t>1</w:t>
      </w:r>
      <w:r w:rsidRPr="094368B2">
        <w:rPr>
          <w:rFonts w:ascii="Arial" w:eastAsia="Arial" w:hAnsi="Arial"/>
          <w:color w:val="000000"/>
          <w:spacing w:val="1"/>
          <w:sz w:val="24"/>
          <w:szCs w:val="24"/>
        </w:rPr>
        <w:t xml:space="preserve"> Subject to the </w:t>
      </w:r>
      <w:r w:rsidR="007C241A"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 xml:space="preserve">Organisation’s and the Principal Investigator’s overriding obligations in relation to Clinical Trial Subjects and individual patient care, the </w:t>
      </w:r>
      <w:r w:rsidR="007C241A" w:rsidRPr="094368B2">
        <w:rPr>
          <w:rFonts w:ascii="Arial" w:eastAsia="Arial" w:hAnsi="Arial"/>
          <w:color w:val="000000"/>
          <w:spacing w:val="1"/>
          <w:sz w:val="24"/>
          <w:szCs w:val="24"/>
        </w:rPr>
        <w:lastRenderedPageBreak/>
        <w:t xml:space="preserve">Clinical </w:t>
      </w:r>
      <w:r w:rsidRPr="094368B2">
        <w:rPr>
          <w:rFonts w:ascii="Arial" w:eastAsia="Arial" w:hAnsi="Arial"/>
          <w:color w:val="000000"/>
          <w:spacing w:val="1"/>
          <w:sz w:val="24"/>
          <w:szCs w:val="24"/>
        </w:rPr>
        <w:t xml:space="preserve">Organisation shall ensure that neither it nor the Principal Investigator shall during the term of this Agreement conduct any other Research that might hinder the </w:t>
      </w:r>
      <w:r w:rsidR="007C241A"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Organisation’s or Principal Investigator’s ability to enrol and study the required cohort of Clinical Trial Subjects.</w:t>
      </w:r>
      <w:proofErr w:type="gramEnd"/>
    </w:p>
    <w:p w14:paraId="3D7F0C07" w14:textId="2E9105C9" w:rsidR="00D90B60" w:rsidRPr="00A5578B" w:rsidRDefault="094368B2" w:rsidP="2D24E174">
      <w:pPr>
        <w:spacing w:before="24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4.12 The Clinical Organisation shall use all reasonable endeavours to ensure that the Principal Investigator </w:t>
      </w:r>
      <w:r w:rsidRPr="094368B2">
        <w:rPr>
          <w:rFonts w:ascii="Arial" w:eastAsia="Arial" w:hAnsi="Arial"/>
          <w:color w:val="000000" w:themeColor="text1"/>
          <w:sz w:val="24"/>
          <w:szCs w:val="24"/>
          <w:highlight w:val="yellow"/>
        </w:rPr>
        <w:t>enrols/doses/randomises</w:t>
      </w:r>
      <w:r w:rsidRPr="094368B2">
        <w:rPr>
          <w:rFonts w:ascii="Arial" w:eastAsia="Arial" w:hAnsi="Arial"/>
          <w:color w:val="000000" w:themeColor="text1"/>
          <w:sz w:val="24"/>
          <w:szCs w:val="24"/>
        </w:rPr>
        <w:t xml:space="preserve"> a minimum of </w:t>
      </w:r>
      <w:r w:rsidRPr="094368B2">
        <w:rPr>
          <w:rFonts w:ascii="Arial" w:eastAsia="Arial" w:hAnsi="Arial"/>
          <w:color w:val="000000" w:themeColor="text1"/>
          <w:sz w:val="24"/>
          <w:szCs w:val="24"/>
          <w:highlight w:val="yellow"/>
        </w:rPr>
        <w:t>[</w:t>
      </w:r>
      <w:r w:rsidRPr="094368B2">
        <w:rPr>
          <w:rFonts w:ascii="Arial" w:eastAsia="Arial" w:hAnsi="Arial"/>
          <w:b/>
          <w:bCs/>
          <w:color w:val="000000" w:themeColor="text1"/>
          <w:sz w:val="24"/>
          <w:szCs w:val="24"/>
          <w:highlight w:val="yellow"/>
        </w:rPr>
        <w:t>INSERT NUMBER</w:t>
      </w:r>
      <w:r w:rsidRPr="094368B2">
        <w:rPr>
          <w:rFonts w:ascii="Arial" w:eastAsia="Arial" w:hAnsi="Arial"/>
          <w:color w:val="000000" w:themeColor="text1"/>
          <w:sz w:val="24"/>
          <w:szCs w:val="24"/>
          <w:highlight w:val="yellow"/>
        </w:rPr>
        <w:t>]</w:t>
      </w:r>
      <w:r w:rsidRPr="094368B2">
        <w:rPr>
          <w:rFonts w:ascii="Arial" w:eastAsia="Arial" w:hAnsi="Arial"/>
          <w:color w:val="000000" w:themeColor="text1"/>
          <w:sz w:val="24"/>
          <w:szCs w:val="24"/>
        </w:rPr>
        <w:t xml:space="preserve"> Clinical Trial Subject(s), to participate in the Clinical Trial and the Parties shall conduct the Clinical Trial in accordance with the Timelines.</w:t>
      </w:r>
    </w:p>
    <w:p w14:paraId="4DFD4DC5" w14:textId="3B555D17" w:rsidR="00D90B60" w:rsidRPr="00A5578B" w:rsidRDefault="094368B2" w:rsidP="094368B2">
      <w:pPr>
        <w:spacing w:before="237"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4.13 In the event that the Clinical Trial is part of a Multi-Centre Trial, the Sponsor may amend the number of Clinical Trial Subjects to </w:t>
      </w:r>
      <w:proofErr w:type="gramStart"/>
      <w:r w:rsidRPr="094368B2">
        <w:rPr>
          <w:rFonts w:ascii="Arial" w:eastAsia="Arial" w:hAnsi="Arial"/>
          <w:color w:val="000000" w:themeColor="text1"/>
          <w:sz w:val="24"/>
          <w:szCs w:val="24"/>
        </w:rPr>
        <w:t>be enrolled</w:t>
      </w:r>
      <w:proofErr w:type="gramEnd"/>
      <w:r w:rsidRPr="094368B2">
        <w:rPr>
          <w:rFonts w:ascii="Arial" w:eastAsia="Arial" w:hAnsi="Arial"/>
          <w:color w:val="000000" w:themeColor="text1"/>
          <w:sz w:val="24"/>
          <w:szCs w:val="24"/>
        </w:rPr>
        <w:t xml:space="preserve"> pursuant to the Protocol as follows:</w:t>
      </w:r>
    </w:p>
    <w:p w14:paraId="099D679F" w14:textId="52C1F6AD" w:rsidR="00D90B60" w:rsidRPr="004962B0" w:rsidRDefault="094368B2" w:rsidP="094368B2">
      <w:pPr>
        <w:spacing w:line="276" w:lineRule="exact"/>
        <w:ind w:left="1440" w:right="62" w:hanging="79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 xml:space="preserve">4.13.1 </w:t>
      </w:r>
      <w:r w:rsidR="00736E94">
        <w:tab/>
      </w:r>
      <w:r w:rsidRPr="094368B2">
        <w:rPr>
          <w:rFonts w:ascii="Arial" w:eastAsia="Arial" w:hAnsi="Arial"/>
          <w:color w:val="000000" w:themeColor="text1"/>
          <w:sz w:val="24"/>
          <w:szCs w:val="24"/>
        </w:rPr>
        <w:t>If, in the reasonable opinion of the Sponsor, enrolment of the Clinical Trial Subjects at the Clinical Organisation is proceeding at a rate below that required to enable the Timelines to be met, and upon request by the Sponsor to increase the enrolment rate, the Clinical Organisation is unable to comply, the Sponsor may by notice to the Clinical Organisation, require the Clinical Organisation to cease enrolment of Clinical Trial Subjects.</w:t>
      </w:r>
      <w:proofErr w:type="gramEnd"/>
    </w:p>
    <w:p w14:paraId="769CE532" w14:textId="77777777" w:rsidR="00C03B6E" w:rsidRPr="004962B0" w:rsidRDefault="00C03B6E" w:rsidP="094368B2">
      <w:pPr>
        <w:spacing w:line="276" w:lineRule="exact"/>
        <w:ind w:left="1440" w:right="62" w:hanging="792"/>
        <w:jc w:val="both"/>
        <w:textAlignment w:val="baseline"/>
        <w:rPr>
          <w:rFonts w:ascii="Arial" w:eastAsia="Arial" w:hAnsi="Arial"/>
          <w:color w:val="000000"/>
          <w:sz w:val="24"/>
          <w:szCs w:val="24"/>
        </w:rPr>
      </w:pPr>
    </w:p>
    <w:p w14:paraId="7C11B655" w14:textId="5197221F" w:rsidR="00D90B60" w:rsidRPr="004962B0" w:rsidRDefault="00460174" w:rsidP="094368B2">
      <w:pPr>
        <w:spacing w:line="276" w:lineRule="exact"/>
        <w:ind w:left="1440" w:right="62" w:hanging="864"/>
        <w:jc w:val="both"/>
        <w:textAlignment w:val="baseline"/>
        <w:rPr>
          <w:rFonts w:ascii="Arial" w:eastAsia="Arial" w:hAnsi="Arial"/>
          <w:color w:val="000000"/>
          <w:sz w:val="24"/>
          <w:szCs w:val="24"/>
        </w:rPr>
      </w:pPr>
      <w:proofErr w:type="gramStart"/>
      <w:r w:rsidRPr="094368B2">
        <w:rPr>
          <w:rFonts w:ascii="Arial" w:eastAsia="Arial" w:hAnsi="Arial"/>
          <w:color w:val="000000"/>
          <w:sz w:val="24"/>
          <w:szCs w:val="24"/>
        </w:rPr>
        <w:t>4.1</w:t>
      </w:r>
      <w:r w:rsidR="00B21EB7" w:rsidRPr="094368B2">
        <w:rPr>
          <w:rFonts w:ascii="Arial" w:eastAsia="Arial" w:hAnsi="Arial"/>
          <w:color w:val="000000"/>
          <w:sz w:val="24"/>
          <w:szCs w:val="24"/>
        </w:rPr>
        <w:t>3</w:t>
      </w:r>
      <w:r w:rsidRPr="094368B2">
        <w:rPr>
          <w:rFonts w:ascii="Arial" w:eastAsia="Arial" w:hAnsi="Arial"/>
          <w:color w:val="000000"/>
          <w:sz w:val="24"/>
          <w:szCs w:val="24"/>
        </w:rPr>
        <w:t xml:space="preserve">.2 </w:t>
      </w:r>
      <w:r w:rsidR="005C6006" w:rsidRPr="004962B0">
        <w:rPr>
          <w:rFonts w:ascii="Arial" w:eastAsia="Arial" w:hAnsi="Arial"/>
          <w:color w:val="000000"/>
          <w:sz w:val="24"/>
        </w:rPr>
        <w:tab/>
      </w:r>
      <w:r w:rsidRPr="094368B2">
        <w:rPr>
          <w:rFonts w:ascii="Arial" w:eastAsia="Arial" w:hAnsi="Arial"/>
          <w:color w:val="000000"/>
          <w:sz w:val="24"/>
          <w:szCs w:val="24"/>
        </w:rPr>
        <w:t>If</w:t>
      </w:r>
      <w:r w:rsidR="0075146A" w:rsidRPr="094368B2">
        <w:rPr>
          <w:rFonts w:ascii="Arial" w:eastAsia="Arial" w:hAnsi="Arial"/>
          <w:color w:val="000000"/>
          <w:sz w:val="24"/>
          <w:szCs w:val="24"/>
        </w:rPr>
        <w:t>,</w:t>
      </w:r>
      <w:r w:rsidRPr="094368B2">
        <w:rPr>
          <w:rFonts w:ascii="Arial" w:eastAsia="Arial" w:hAnsi="Arial"/>
          <w:color w:val="000000"/>
          <w:sz w:val="24"/>
          <w:szCs w:val="24"/>
        </w:rPr>
        <w:t xml:space="preserve"> with respect of the Clinical Trial, the global enrolment target has been reached, upon receipt of a notice, the </w:t>
      </w:r>
      <w:r w:rsidR="0024145E" w:rsidRPr="094368B2">
        <w:rPr>
          <w:rFonts w:ascii="Arial" w:eastAsia="Arial" w:hAnsi="Arial"/>
          <w:color w:val="000000"/>
          <w:sz w:val="24"/>
          <w:szCs w:val="24"/>
        </w:rPr>
        <w:t xml:space="preserve">Clinical </w:t>
      </w:r>
      <w:r w:rsidRPr="094368B2">
        <w:rPr>
          <w:rFonts w:ascii="Arial" w:eastAsia="Arial" w:hAnsi="Arial"/>
          <w:color w:val="000000"/>
          <w:sz w:val="24"/>
          <w:szCs w:val="24"/>
        </w:rPr>
        <w:t>Organisation shall ensure that the Principal Investigator shall immediately stop the enrolment of Clinical Trial Subjects and the terms and conditions of this Agreement shall not apply to individuals who at the time of receipt of such notice have not signed informed consent and have not been enrolled in the Clinical Trial.</w:t>
      </w:r>
      <w:proofErr w:type="gramEnd"/>
      <w:r w:rsidRPr="094368B2">
        <w:rPr>
          <w:rFonts w:ascii="Arial" w:eastAsia="Arial" w:hAnsi="Arial"/>
          <w:color w:val="000000"/>
          <w:sz w:val="24"/>
          <w:szCs w:val="24"/>
        </w:rPr>
        <w:t xml:space="preserve"> Payments </w:t>
      </w:r>
      <w:proofErr w:type="gramStart"/>
      <w:r w:rsidRPr="094368B2">
        <w:rPr>
          <w:rFonts w:ascii="Arial" w:eastAsia="Arial" w:hAnsi="Arial"/>
          <w:color w:val="000000"/>
          <w:sz w:val="24"/>
          <w:szCs w:val="24"/>
        </w:rPr>
        <w:t>shall be made</w:t>
      </w:r>
      <w:proofErr w:type="gramEnd"/>
      <w:r w:rsidRPr="094368B2">
        <w:rPr>
          <w:rFonts w:ascii="Arial" w:eastAsia="Arial" w:hAnsi="Arial"/>
          <w:color w:val="000000"/>
          <w:sz w:val="24"/>
          <w:szCs w:val="24"/>
        </w:rPr>
        <w:t xml:space="preserve"> according to the number of Clinical Trial Subjects enrolled up to the date of receipt of the notice.</w:t>
      </w:r>
    </w:p>
    <w:p w14:paraId="4E8CCECB" w14:textId="2636D666" w:rsidR="00D90B60" w:rsidRPr="004962B0" w:rsidRDefault="094368B2" w:rsidP="094368B2">
      <w:pPr>
        <w:spacing w:before="123" w:line="276" w:lineRule="exact"/>
        <w:ind w:left="1440" w:right="62" w:hanging="86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4.13.3 </w:t>
      </w:r>
      <w:r w:rsidR="00736E94">
        <w:tab/>
      </w:r>
      <w:r w:rsidRPr="094368B2">
        <w:rPr>
          <w:rFonts w:ascii="Arial" w:eastAsia="Arial" w:hAnsi="Arial"/>
          <w:color w:val="000000" w:themeColor="text1"/>
          <w:sz w:val="24"/>
          <w:szCs w:val="24"/>
        </w:rPr>
        <w:t xml:space="preserve">If enrolment of Clinical Trial Subjects is proceeding at a rate above that which is required to meet the Timelines, the Sponsor </w:t>
      </w:r>
      <w:proofErr w:type="gramStart"/>
      <w:r w:rsidRPr="094368B2">
        <w:rPr>
          <w:rFonts w:ascii="Arial" w:eastAsia="Arial" w:hAnsi="Arial"/>
          <w:color w:val="000000" w:themeColor="text1"/>
          <w:sz w:val="24"/>
          <w:szCs w:val="24"/>
        </w:rPr>
        <w:t>may, with the written agreement of the Clinical Organisation, increase</w:t>
      </w:r>
      <w:proofErr w:type="gramEnd"/>
      <w:r w:rsidRPr="094368B2">
        <w:rPr>
          <w:rFonts w:ascii="Arial" w:eastAsia="Arial" w:hAnsi="Arial"/>
          <w:color w:val="000000" w:themeColor="text1"/>
          <w:sz w:val="24"/>
          <w:szCs w:val="24"/>
        </w:rPr>
        <w:t xml:space="preserve"> the number of Clinical Trial Subjects to be enrolled at the Site and the payment to be made will be adjusted in accordance with Clause 17.2.</w:t>
      </w:r>
    </w:p>
    <w:p w14:paraId="0AE61B97" w14:textId="19E5C4AD" w:rsidR="00D90B60" w:rsidRPr="004962B0" w:rsidRDefault="00736E94" w:rsidP="094368B2">
      <w:pPr>
        <w:spacing w:before="238" w:line="276" w:lineRule="exact"/>
        <w:ind w:right="62"/>
        <w:jc w:val="both"/>
        <w:textAlignment w:val="baseline"/>
        <w:rPr>
          <w:rFonts w:ascii="Arial" w:eastAsia="Arial" w:hAnsi="Arial"/>
          <w:color w:val="000000"/>
          <w:sz w:val="24"/>
          <w:szCs w:val="24"/>
        </w:rPr>
      </w:pPr>
      <w:r>
        <w:br/>
      </w:r>
      <w:proofErr w:type="gramStart"/>
      <w:r w:rsidR="094368B2" w:rsidRPr="094368B2">
        <w:rPr>
          <w:rFonts w:ascii="Arial" w:eastAsia="Arial" w:hAnsi="Arial"/>
          <w:color w:val="000000" w:themeColor="text1"/>
          <w:sz w:val="24"/>
          <w:szCs w:val="24"/>
        </w:rPr>
        <w:t xml:space="preserve">4.14  </w:t>
      </w:r>
      <w:r w:rsidR="094368B2" w:rsidRPr="094368B2">
        <w:rPr>
          <w:rFonts w:ascii="Arial" w:eastAsia="Arial" w:hAnsi="Arial"/>
          <w:b/>
          <w:bCs/>
          <w:color w:val="000000" w:themeColor="text1"/>
          <w:sz w:val="24"/>
          <w:szCs w:val="24"/>
        </w:rPr>
        <w:t>Access</w:t>
      </w:r>
      <w:proofErr w:type="gramEnd"/>
      <w:r w:rsidR="094368B2" w:rsidRPr="094368B2">
        <w:rPr>
          <w:rFonts w:ascii="Arial" w:eastAsia="Arial" w:hAnsi="Arial"/>
          <w:b/>
          <w:bCs/>
          <w:color w:val="000000" w:themeColor="text1"/>
          <w:sz w:val="24"/>
          <w:szCs w:val="24"/>
        </w:rPr>
        <w:t>, Research Misconduct and Regulatory Authorities</w:t>
      </w:r>
    </w:p>
    <w:p w14:paraId="38BD1B2A" w14:textId="7398C6D9" w:rsidR="00D90B60" w:rsidRPr="004962B0" w:rsidRDefault="00736E94" w:rsidP="094368B2">
      <w:pPr>
        <w:spacing w:before="239" w:line="276" w:lineRule="exact"/>
        <w:ind w:left="1440" w:right="62" w:hanging="864"/>
        <w:jc w:val="both"/>
        <w:textAlignment w:val="baseline"/>
        <w:rPr>
          <w:rFonts w:ascii="Arial" w:eastAsia="Arial" w:hAnsi="Arial"/>
          <w:color w:val="000000"/>
          <w:spacing w:val="1"/>
          <w:sz w:val="24"/>
          <w:szCs w:val="24"/>
        </w:rPr>
      </w:pPr>
      <w:proofErr w:type="gramStart"/>
      <w:r w:rsidRPr="094368B2">
        <w:rPr>
          <w:rFonts w:ascii="Arial" w:eastAsia="Arial" w:hAnsi="Arial"/>
          <w:color w:val="000000"/>
          <w:spacing w:val="1"/>
          <w:sz w:val="24"/>
          <w:szCs w:val="24"/>
        </w:rPr>
        <w:t>4.1</w:t>
      </w:r>
      <w:r w:rsidR="00B21EB7" w:rsidRPr="094368B2">
        <w:rPr>
          <w:rFonts w:ascii="Arial" w:eastAsia="Arial" w:hAnsi="Arial"/>
          <w:color w:val="000000"/>
          <w:spacing w:val="1"/>
          <w:sz w:val="24"/>
          <w:szCs w:val="24"/>
        </w:rPr>
        <w:t>4</w:t>
      </w:r>
      <w:r w:rsidRPr="094368B2">
        <w:rPr>
          <w:rFonts w:ascii="Arial" w:eastAsia="Arial" w:hAnsi="Arial"/>
          <w:color w:val="000000"/>
          <w:spacing w:val="1"/>
          <w:sz w:val="24"/>
          <w:szCs w:val="24"/>
        </w:rPr>
        <w:t xml:space="preserve">.1 </w:t>
      </w:r>
      <w:r w:rsidR="00E17D5C">
        <w:rPr>
          <w:rFonts w:ascii="Arial" w:eastAsia="Arial" w:hAnsi="Arial"/>
          <w:color w:val="000000"/>
          <w:spacing w:val="1"/>
          <w:sz w:val="24"/>
          <w:szCs w:val="24"/>
        </w:rPr>
        <w:tab/>
      </w:r>
      <w:r w:rsidRPr="094368B2">
        <w:rPr>
          <w:rFonts w:ascii="Arial" w:eastAsia="Arial" w:hAnsi="Arial"/>
          <w:color w:val="000000"/>
          <w:spacing w:val="1"/>
          <w:sz w:val="24"/>
          <w:szCs w:val="24"/>
        </w:rPr>
        <w:t xml:space="preserve">The </w:t>
      </w:r>
      <w:r w:rsidR="0024145E"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 xml:space="preserve">Organisation represents that neither it nor, to the best of its knowledge arrived at after reasonable due diligence, any of the Personnel, including the Principal Investigator, are restricted or prevented under any law from taking part in clinical research and the </w:t>
      </w:r>
      <w:r w:rsidR="0024145E"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Organisation will not knowingly use in any capacity the services of any person who is so restricted or prevented under any such laws with respect to the services to be performed under this Agreement.</w:t>
      </w:r>
      <w:proofErr w:type="gramEnd"/>
      <w:r w:rsidRPr="094368B2">
        <w:rPr>
          <w:rFonts w:ascii="Arial" w:eastAsia="Arial" w:hAnsi="Arial"/>
          <w:color w:val="000000"/>
          <w:spacing w:val="1"/>
          <w:sz w:val="24"/>
          <w:szCs w:val="24"/>
        </w:rPr>
        <w:t xml:space="preserve"> During the term of this Agreement</w:t>
      </w:r>
      <w:r w:rsidR="00130E29" w:rsidRPr="094368B2">
        <w:rPr>
          <w:rFonts w:ascii="Arial" w:eastAsia="Arial" w:hAnsi="Arial"/>
          <w:color w:val="000000"/>
          <w:spacing w:val="1"/>
          <w:sz w:val="24"/>
          <w:szCs w:val="24"/>
        </w:rPr>
        <w:t xml:space="preserve"> and for one (1) year after its termination or expiry</w:t>
      </w:r>
      <w:r w:rsidRPr="094368B2">
        <w:rPr>
          <w:rFonts w:ascii="Arial" w:eastAsia="Arial" w:hAnsi="Arial"/>
          <w:color w:val="000000"/>
          <w:spacing w:val="1"/>
          <w:sz w:val="24"/>
          <w:szCs w:val="24"/>
        </w:rPr>
        <w:t xml:space="preserve">, the </w:t>
      </w:r>
      <w:r w:rsidR="0024145E"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 xml:space="preserve">Organisation and the Principal Investigator will notify the Sponsor if the </w:t>
      </w:r>
      <w:r w:rsidR="0024145E"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Organisation and/or the Principal Investigator, becomes aware of any restriction or prevention being applied to it, the Principal Investigator or any of the Personnel.</w:t>
      </w:r>
    </w:p>
    <w:p w14:paraId="49C7F3A6" w14:textId="6302C6FF" w:rsidR="00D90B60" w:rsidRPr="004962B0" w:rsidRDefault="094368B2" w:rsidP="094368B2">
      <w:pPr>
        <w:spacing w:before="123" w:line="276" w:lineRule="exact"/>
        <w:ind w:left="1440" w:right="62" w:hanging="864"/>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 xml:space="preserve">4.14.2 </w:t>
      </w:r>
      <w:r w:rsidR="00736E94">
        <w:tab/>
      </w:r>
      <w:r w:rsidRPr="094368B2">
        <w:rPr>
          <w:rFonts w:ascii="Arial" w:eastAsia="Arial" w:hAnsi="Arial"/>
          <w:color w:val="000000" w:themeColor="text1"/>
          <w:sz w:val="24"/>
          <w:szCs w:val="24"/>
        </w:rPr>
        <w:t xml:space="preserve">The Clinical Organisation represents that it and, to the best of its knowledge arrived at after reasonable due diligence, the Principal Investigator or any of </w:t>
      </w:r>
      <w:r w:rsidRPr="094368B2">
        <w:rPr>
          <w:rFonts w:ascii="Arial" w:eastAsia="Arial" w:hAnsi="Arial"/>
          <w:color w:val="000000" w:themeColor="text1"/>
          <w:sz w:val="24"/>
          <w:szCs w:val="24"/>
        </w:rPr>
        <w:lastRenderedPageBreak/>
        <w:t>the Personnel, are not the subject of any past or pending government or regulatory investigation, inquiry, warning or enforcement action (collectively “</w:t>
      </w:r>
      <w:r w:rsidRPr="094368B2">
        <w:rPr>
          <w:rFonts w:ascii="Arial" w:eastAsia="Arial" w:hAnsi="Arial"/>
          <w:b/>
          <w:bCs/>
          <w:color w:val="000000" w:themeColor="text1"/>
          <w:sz w:val="24"/>
          <w:szCs w:val="24"/>
        </w:rPr>
        <w:t>Agency Action</w:t>
      </w:r>
      <w:r w:rsidRPr="094368B2">
        <w:rPr>
          <w:rFonts w:ascii="Arial" w:eastAsia="Arial" w:hAnsi="Arial"/>
          <w:color w:val="000000" w:themeColor="text1"/>
          <w:sz w:val="24"/>
          <w:szCs w:val="24"/>
        </w:rPr>
        <w:t>”) related to its conduct of research that has not previously been disclosed to the Sponsor.</w:t>
      </w:r>
      <w:proofErr w:type="gramEnd"/>
      <w:r w:rsidRPr="094368B2">
        <w:rPr>
          <w:rFonts w:ascii="Arial" w:eastAsia="Arial" w:hAnsi="Arial"/>
          <w:color w:val="000000" w:themeColor="text1"/>
          <w:sz w:val="24"/>
          <w:szCs w:val="24"/>
        </w:rPr>
        <w:t xml:space="preserve"> The Clinical Organisation will promptly notify the Sponsor if it becomes aware of any Agency Action regarding compliance with ethical, scientific or regulatory standards for the conduct of research, if the Agency Action relates to events or activities that occurred prior to or during the period in which the Clinical Trial is conducted.</w:t>
      </w:r>
    </w:p>
    <w:p w14:paraId="16DAF588" w14:textId="37AC99E5" w:rsidR="006B6100" w:rsidRPr="004962B0" w:rsidRDefault="00736E94" w:rsidP="2D24E174">
      <w:pPr>
        <w:spacing w:before="117" w:after="240"/>
        <w:ind w:left="1440" w:right="62" w:hanging="864"/>
        <w:jc w:val="both"/>
        <w:textAlignment w:val="baseline"/>
        <w:rPr>
          <w:rFonts w:ascii="Arial" w:eastAsia="Arial" w:hAnsi="Arial"/>
          <w:color w:val="000000"/>
          <w:spacing w:val="1"/>
          <w:sz w:val="24"/>
          <w:szCs w:val="24"/>
        </w:rPr>
      </w:pPr>
      <w:r w:rsidRPr="2D24E174">
        <w:rPr>
          <w:rFonts w:ascii="Arial" w:eastAsia="Arial" w:hAnsi="Arial"/>
          <w:color w:val="000000"/>
          <w:spacing w:val="1"/>
          <w:sz w:val="24"/>
          <w:szCs w:val="24"/>
        </w:rPr>
        <w:t>4.1</w:t>
      </w:r>
      <w:r w:rsidR="2D24E174" w:rsidRPr="2D24E174">
        <w:rPr>
          <w:rFonts w:ascii="Arial" w:eastAsia="Arial" w:hAnsi="Arial"/>
          <w:color w:val="000000" w:themeColor="text1"/>
          <w:sz w:val="24"/>
          <w:szCs w:val="24"/>
        </w:rPr>
        <w:t>4</w:t>
      </w:r>
      <w:r w:rsidRPr="2D24E174">
        <w:rPr>
          <w:rFonts w:ascii="Arial" w:eastAsia="Arial" w:hAnsi="Arial"/>
          <w:color w:val="000000"/>
          <w:spacing w:val="1"/>
          <w:sz w:val="24"/>
          <w:szCs w:val="24"/>
        </w:rPr>
        <w:t xml:space="preserve">.3 </w:t>
      </w:r>
      <w:r w:rsidR="00E17D5C">
        <w:rPr>
          <w:rFonts w:ascii="Arial" w:eastAsia="Arial" w:hAnsi="Arial"/>
          <w:color w:val="000000"/>
          <w:spacing w:val="1"/>
          <w:sz w:val="24"/>
          <w:szCs w:val="24"/>
        </w:rPr>
        <w:tab/>
      </w:r>
      <w:r w:rsidR="002257FB" w:rsidRPr="2D24E174">
        <w:rPr>
          <w:rFonts w:ascii="Arial" w:eastAsia="Arial" w:hAnsi="Arial"/>
          <w:color w:val="000000"/>
          <w:spacing w:val="1"/>
          <w:sz w:val="24"/>
          <w:szCs w:val="24"/>
        </w:rPr>
        <w:t xml:space="preserve">Each </w:t>
      </w:r>
      <w:r w:rsidRPr="2D24E174">
        <w:rPr>
          <w:rFonts w:ascii="Arial" w:eastAsia="Arial" w:hAnsi="Arial"/>
          <w:color w:val="000000"/>
          <w:spacing w:val="1"/>
          <w:sz w:val="24"/>
          <w:szCs w:val="24"/>
        </w:rPr>
        <w:t xml:space="preserve">Party shall inform the other Party immediately upon becoming aware of any serious breach of the Protocol and/or the conditions and principles of ICH-GCP or any other rules, principle or guidance, relating to the Clinical Trial at the Site. The Sponsor shall inform the relevant Regulatory Authority of such serious breach in writing within seven (7) days of becoming aware of that breach. The </w:t>
      </w:r>
      <w:r w:rsidR="00AF0E08" w:rsidRPr="2D24E174">
        <w:rPr>
          <w:rFonts w:ascii="Arial" w:eastAsia="Arial" w:hAnsi="Arial"/>
          <w:color w:val="000000"/>
          <w:sz w:val="24"/>
          <w:szCs w:val="24"/>
        </w:rPr>
        <w:t xml:space="preserve">Sponsor </w:t>
      </w:r>
      <w:proofErr w:type="gramStart"/>
      <w:r w:rsidRPr="2D24E174">
        <w:rPr>
          <w:rFonts w:ascii="Arial" w:eastAsia="Arial" w:hAnsi="Arial"/>
          <w:color w:val="000000"/>
          <w:spacing w:val="1"/>
          <w:sz w:val="24"/>
          <w:szCs w:val="24"/>
        </w:rPr>
        <w:t>shall, at its discretion, inform</w:t>
      </w:r>
      <w:proofErr w:type="gramEnd"/>
      <w:r w:rsidRPr="2D24E174">
        <w:rPr>
          <w:rFonts w:ascii="Arial" w:eastAsia="Arial" w:hAnsi="Arial"/>
          <w:color w:val="000000"/>
          <w:spacing w:val="1"/>
          <w:sz w:val="24"/>
          <w:szCs w:val="24"/>
        </w:rPr>
        <w:t xml:space="preserve"> other sites that a serious breach has occurred but shall not be under any obligation to do so unless a regulatory obligation is applicable or as instructed by a Regulatory Authority. For the purposes of this Clause 4.1</w:t>
      </w:r>
      <w:r w:rsidR="2D24E174" w:rsidRPr="2D24E174">
        <w:rPr>
          <w:rFonts w:ascii="Arial" w:eastAsia="Arial" w:hAnsi="Arial"/>
          <w:color w:val="000000" w:themeColor="text1"/>
          <w:sz w:val="24"/>
          <w:szCs w:val="24"/>
        </w:rPr>
        <w:t>4</w:t>
      </w:r>
      <w:r w:rsidRPr="2D24E174">
        <w:rPr>
          <w:rFonts w:ascii="Arial" w:eastAsia="Arial" w:hAnsi="Arial"/>
          <w:color w:val="000000"/>
          <w:spacing w:val="1"/>
          <w:sz w:val="24"/>
          <w:szCs w:val="24"/>
        </w:rPr>
        <w:t>.3, a “</w:t>
      </w:r>
      <w:r w:rsidRPr="2D24E174">
        <w:rPr>
          <w:rFonts w:ascii="Arial" w:eastAsia="Arial" w:hAnsi="Arial"/>
          <w:b/>
          <w:bCs/>
          <w:color w:val="000000"/>
          <w:spacing w:val="1"/>
          <w:sz w:val="24"/>
          <w:szCs w:val="24"/>
        </w:rPr>
        <w:t>serious breach</w:t>
      </w:r>
      <w:r w:rsidRPr="2D24E174">
        <w:rPr>
          <w:rFonts w:ascii="Arial" w:eastAsia="Arial" w:hAnsi="Arial"/>
          <w:color w:val="000000"/>
          <w:spacing w:val="1"/>
          <w:sz w:val="24"/>
          <w:szCs w:val="24"/>
        </w:rPr>
        <w:t>” is a breach that is likely to affect, to a significant degree:</w:t>
      </w:r>
    </w:p>
    <w:p w14:paraId="690A2E28" w14:textId="77777777" w:rsidR="006B6100" w:rsidRPr="004962B0" w:rsidRDefault="094368B2" w:rsidP="094368B2">
      <w:pPr>
        <w:numPr>
          <w:ilvl w:val="0"/>
          <w:numId w:val="9"/>
        </w:numPr>
        <w:tabs>
          <w:tab w:val="clear" w:pos="432"/>
        </w:tabs>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the safety or physical or mental integrity of the Clinical Trial Subjects; or</w:t>
      </w:r>
    </w:p>
    <w:p w14:paraId="4699A6DF" w14:textId="77777777" w:rsidR="006B6100" w:rsidRPr="004962B0" w:rsidRDefault="094368B2" w:rsidP="094368B2">
      <w:pPr>
        <w:numPr>
          <w:ilvl w:val="0"/>
          <w:numId w:val="9"/>
        </w:numPr>
        <w:tabs>
          <w:tab w:val="clear" w:pos="432"/>
          <w:tab w:val="left" w:pos="1944"/>
        </w:tabs>
        <w:spacing w:before="123" w:line="276" w:lineRule="exact"/>
        <w:ind w:left="1944" w:right="62" w:hanging="43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the</w:t>
      </w:r>
      <w:proofErr w:type="gramEnd"/>
      <w:r w:rsidRPr="094368B2">
        <w:rPr>
          <w:rFonts w:ascii="Arial" w:eastAsia="Arial" w:hAnsi="Arial"/>
          <w:color w:val="000000" w:themeColor="text1"/>
          <w:sz w:val="24"/>
          <w:szCs w:val="24"/>
        </w:rPr>
        <w:t xml:space="preserve"> scientific value of the Clinical Trial.</w:t>
      </w:r>
    </w:p>
    <w:p w14:paraId="0FA399E6" w14:textId="66E999F0" w:rsidR="006B6100" w:rsidRPr="004962B0" w:rsidRDefault="00736E94" w:rsidP="2D24E174">
      <w:pPr>
        <w:spacing w:before="117" w:line="275" w:lineRule="exact"/>
        <w:ind w:left="1440" w:right="62" w:hanging="864"/>
        <w:jc w:val="both"/>
        <w:textAlignment w:val="baseline"/>
        <w:rPr>
          <w:rFonts w:ascii="Arial" w:eastAsia="Arial" w:hAnsi="Arial"/>
          <w:color w:val="000000"/>
          <w:spacing w:val="2"/>
          <w:sz w:val="24"/>
          <w:szCs w:val="24"/>
        </w:rPr>
      </w:pPr>
      <w:r w:rsidRPr="2D24E174">
        <w:rPr>
          <w:rFonts w:ascii="Arial" w:eastAsia="Arial" w:hAnsi="Arial"/>
          <w:color w:val="000000"/>
          <w:spacing w:val="2"/>
          <w:sz w:val="24"/>
          <w:szCs w:val="24"/>
        </w:rPr>
        <w:t>4.1</w:t>
      </w:r>
      <w:r w:rsidR="2D24E174" w:rsidRPr="2D24E174">
        <w:rPr>
          <w:rFonts w:ascii="Arial" w:eastAsia="Arial" w:hAnsi="Arial"/>
          <w:color w:val="000000" w:themeColor="text1"/>
          <w:sz w:val="24"/>
          <w:szCs w:val="24"/>
        </w:rPr>
        <w:t>4</w:t>
      </w:r>
      <w:r w:rsidRPr="2D24E174">
        <w:rPr>
          <w:rFonts w:ascii="Arial" w:eastAsia="Arial" w:hAnsi="Arial"/>
          <w:color w:val="000000"/>
          <w:spacing w:val="2"/>
          <w:sz w:val="24"/>
          <w:szCs w:val="24"/>
        </w:rPr>
        <w:t xml:space="preserve">.4 </w:t>
      </w:r>
      <w:r w:rsidRPr="004962B0">
        <w:rPr>
          <w:rFonts w:ascii="Arial" w:eastAsia="Arial" w:hAnsi="Arial"/>
          <w:color w:val="000000"/>
          <w:spacing w:val="2"/>
          <w:sz w:val="24"/>
        </w:rPr>
        <w:tab/>
      </w:r>
      <w:r w:rsidRPr="2D24E174">
        <w:rPr>
          <w:rFonts w:ascii="Arial" w:eastAsia="Arial" w:hAnsi="Arial"/>
          <w:color w:val="000000"/>
          <w:spacing w:val="2"/>
          <w:sz w:val="24"/>
          <w:szCs w:val="24"/>
        </w:rPr>
        <w:t xml:space="preserve">The Clinical Organisation shall permit the Trial Monitor and any Auditor or Inspector </w:t>
      </w:r>
      <w:r w:rsidRPr="2D24E174">
        <w:rPr>
          <w:rFonts w:ascii="Arial" w:eastAsia="Arial" w:hAnsi="Arial"/>
          <w:color w:val="000000"/>
          <w:spacing w:val="1"/>
          <w:sz w:val="24"/>
          <w:szCs w:val="24"/>
        </w:rPr>
        <w:t>access</w:t>
      </w:r>
      <w:r w:rsidRPr="2D24E174">
        <w:rPr>
          <w:rFonts w:ascii="Arial" w:eastAsia="Arial" w:hAnsi="Arial"/>
          <w:color w:val="000000"/>
          <w:spacing w:val="2"/>
          <w:sz w:val="24"/>
          <w:szCs w:val="24"/>
        </w:rPr>
        <w:t xml:space="preserve"> to all relevant clinical data of the Clinical Trial Subjects for monitoring and source data verification, such access to be arranged at mutually convenient times and on reasonable notice. The monitoring may take such form as the Sponsor reasonably thinks appropriate, including the right to inspect any facility being used for the conduct of the Clinical Trial and to examine any procedures or records relating to the Clinical Trial, subject to compliance with Data Protection Laws and Guidance</w:t>
      </w:r>
      <w:r w:rsidR="009736FE" w:rsidRPr="2D24E174">
        <w:rPr>
          <w:rFonts w:ascii="Arial" w:eastAsia="Arial" w:hAnsi="Arial"/>
          <w:color w:val="000000"/>
          <w:spacing w:val="2"/>
          <w:sz w:val="24"/>
          <w:szCs w:val="24"/>
        </w:rPr>
        <w:t>.</w:t>
      </w:r>
      <w:r w:rsidRPr="2D24E174">
        <w:rPr>
          <w:rFonts w:ascii="Arial" w:eastAsia="Arial" w:hAnsi="Arial"/>
          <w:color w:val="000000"/>
          <w:spacing w:val="2"/>
          <w:sz w:val="24"/>
          <w:szCs w:val="24"/>
        </w:rPr>
        <w:t xml:space="preserve"> The Sponsor will alert the Clinical Organisation, promptly in accordance with Clause 19.3, of significant issues (in the opinion of the Sponsor) relating to the conduct of the Clinical Trial.</w:t>
      </w:r>
    </w:p>
    <w:p w14:paraId="1253BAB7" w14:textId="469C4250" w:rsidR="006B6100" w:rsidRPr="004962B0" w:rsidRDefault="00736E94" w:rsidP="2D24E174">
      <w:pPr>
        <w:spacing w:before="120" w:line="276" w:lineRule="exact"/>
        <w:ind w:left="1512" w:right="62" w:hanging="936"/>
        <w:jc w:val="both"/>
        <w:textAlignment w:val="baseline"/>
        <w:rPr>
          <w:rFonts w:ascii="Arial" w:eastAsia="Arial" w:hAnsi="Arial"/>
          <w:color w:val="000000"/>
          <w:spacing w:val="1"/>
          <w:sz w:val="24"/>
          <w:szCs w:val="24"/>
        </w:rPr>
      </w:pPr>
      <w:r w:rsidRPr="2D24E174">
        <w:rPr>
          <w:rFonts w:ascii="Arial" w:eastAsia="Arial" w:hAnsi="Arial"/>
          <w:color w:val="000000"/>
          <w:spacing w:val="1"/>
          <w:sz w:val="24"/>
          <w:szCs w:val="24"/>
        </w:rPr>
        <w:t>4.1</w:t>
      </w:r>
      <w:r w:rsidR="2D24E174" w:rsidRPr="2D24E174">
        <w:rPr>
          <w:rFonts w:ascii="Arial" w:eastAsia="Arial" w:hAnsi="Arial"/>
          <w:color w:val="000000" w:themeColor="text1"/>
          <w:sz w:val="24"/>
          <w:szCs w:val="24"/>
        </w:rPr>
        <w:t>4</w:t>
      </w:r>
      <w:r w:rsidRPr="2D24E174">
        <w:rPr>
          <w:rFonts w:ascii="Arial" w:eastAsia="Arial" w:hAnsi="Arial"/>
          <w:color w:val="000000"/>
          <w:spacing w:val="1"/>
          <w:sz w:val="24"/>
          <w:szCs w:val="24"/>
        </w:rPr>
        <w:t xml:space="preserve">.5 </w:t>
      </w:r>
      <w:r w:rsidRPr="004962B0">
        <w:rPr>
          <w:rFonts w:ascii="Arial" w:eastAsia="Arial" w:hAnsi="Arial"/>
          <w:color w:val="000000"/>
          <w:spacing w:val="1"/>
          <w:sz w:val="24"/>
        </w:rPr>
        <w:tab/>
      </w:r>
      <w:r w:rsidRPr="2D24E174">
        <w:rPr>
          <w:rFonts w:ascii="Arial" w:eastAsia="Arial" w:hAnsi="Arial"/>
          <w:color w:val="000000"/>
          <w:spacing w:val="1"/>
          <w:sz w:val="24"/>
          <w:szCs w:val="24"/>
        </w:rPr>
        <w:t xml:space="preserve">In the event that the Sponsor reasonably believes that there has been research misconduct in relation to the Clinical Trial, the Clinical Organisation shall, and shall ensure that the Principal Investigator shall, provide all reasonable assistance to any investigation undertaken by or on behalf of the Sponsor into any alleged research misconduct. The results of the investigation </w:t>
      </w:r>
      <w:proofErr w:type="gramStart"/>
      <w:r w:rsidRPr="2D24E174">
        <w:rPr>
          <w:rFonts w:ascii="Arial" w:eastAsia="Arial" w:hAnsi="Arial"/>
          <w:color w:val="000000"/>
          <w:spacing w:val="1"/>
          <w:sz w:val="24"/>
          <w:szCs w:val="24"/>
        </w:rPr>
        <w:t>shall, subject to any obligations of confidentiality, be communicated</w:t>
      </w:r>
      <w:proofErr w:type="gramEnd"/>
      <w:r w:rsidRPr="2D24E174">
        <w:rPr>
          <w:rFonts w:ascii="Arial" w:eastAsia="Arial" w:hAnsi="Arial"/>
          <w:color w:val="000000"/>
          <w:spacing w:val="1"/>
          <w:sz w:val="24"/>
          <w:szCs w:val="24"/>
        </w:rPr>
        <w:t xml:space="preserve"> to the Clinical Organisation. In the event that the Clinical Organisation reasonably believes that there has been research misconduct in relation to the Clinical Trial, the Sponsor shall </w:t>
      </w:r>
      <w:r w:rsidR="00FB71E6">
        <w:rPr>
          <w:rFonts w:ascii="Arial" w:eastAsia="Arial" w:hAnsi="Arial"/>
          <w:color w:val="000000"/>
          <w:spacing w:val="1"/>
          <w:sz w:val="24"/>
          <w:szCs w:val="24"/>
        </w:rPr>
        <w:t xml:space="preserve">provide all reasonable </w:t>
      </w:r>
      <w:r w:rsidRPr="2D24E174">
        <w:rPr>
          <w:rFonts w:ascii="Arial" w:eastAsia="Arial" w:hAnsi="Arial"/>
          <w:color w:val="000000"/>
          <w:spacing w:val="1"/>
          <w:sz w:val="24"/>
          <w:szCs w:val="24"/>
        </w:rPr>
        <w:t xml:space="preserve">assistance to any investigation undertaken by or on behalf of the Clinical Organisation into any alleged research misconduct. The results of the investigation </w:t>
      </w:r>
      <w:proofErr w:type="gramStart"/>
      <w:r w:rsidRPr="2D24E174">
        <w:rPr>
          <w:rFonts w:ascii="Arial" w:eastAsia="Arial" w:hAnsi="Arial"/>
          <w:color w:val="000000"/>
          <w:spacing w:val="1"/>
          <w:sz w:val="24"/>
          <w:szCs w:val="24"/>
        </w:rPr>
        <w:t>shall, subject to any obligations of confidentiality, be communicated</w:t>
      </w:r>
      <w:proofErr w:type="gramEnd"/>
      <w:r w:rsidRPr="2D24E174">
        <w:rPr>
          <w:rFonts w:ascii="Arial" w:eastAsia="Arial" w:hAnsi="Arial"/>
          <w:color w:val="000000"/>
          <w:spacing w:val="1"/>
          <w:sz w:val="24"/>
          <w:szCs w:val="24"/>
        </w:rPr>
        <w:t xml:space="preserve"> to the Sponsor.</w:t>
      </w:r>
    </w:p>
    <w:p w14:paraId="312EADC3" w14:textId="341A21E9" w:rsidR="00D90B60" w:rsidRPr="004962B0" w:rsidRDefault="094368B2" w:rsidP="617CBBD5">
      <w:pPr>
        <w:spacing w:before="120" w:line="276" w:lineRule="exact"/>
        <w:ind w:left="1512" w:right="62" w:hanging="936"/>
        <w:jc w:val="both"/>
        <w:textAlignment w:val="baseline"/>
        <w:rPr>
          <w:rFonts w:ascii="Arial" w:eastAsia="Arial" w:hAnsi="Arial"/>
          <w:color w:val="000000"/>
          <w:spacing w:val="2"/>
          <w:sz w:val="24"/>
          <w:szCs w:val="24"/>
        </w:rPr>
      </w:pPr>
      <w:r w:rsidRPr="094368B2">
        <w:rPr>
          <w:rFonts w:ascii="Arial" w:eastAsia="Arial" w:hAnsi="Arial"/>
          <w:color w:val="000000" w:themeColor="text1"/>
          <w:sz w:val="24"/>
          <w:szCs w:val="24"/>
        </w:rPr>
        <w:t xml:space="preserve">4.14.6 </w:t>
      </w:r>
      <w:r w:rsidR="00736E94">
        <w:tab/>
      </w:r>
      <w:r w:rsidRPr="094368B2">
        <w:rPr>
          <w:rFonts w:ascii="Arial" w:eastAsia="Arial" w:hAnsi="Arial"/>
          <w:color w:val="000000" w:themeColor="text1"/>
          <w:sz w:val="24"/>
          <w:szCs w:val="24"/>
        </w:rPr>
        <w:t xml:space="preserve">The Clinical Organisation shall promptly inform the Sponsor of any intended or actual inspection, written enquiry and/or visit to the Site by any Regulatory Authority, in connection with the Clinical Trial, and forward to the Sponsor copies of any correspondence from any such Regulatory Authority relating </w:t>
      </w:r>
      <w:r w:rsidRPr="094368B2">
        <w:rPr>
          <w:rFonts w:ascii="Arial" w:eastAsia="Arial" w:hAnsi="Arial"/>
          <w:color w:val="000000" w:themeColor="text1"/>
          <w:sz w:val="24"/>
          <w:szCs w:val="24"/>
        </w:rPr>
        <w:lastRenderedPageBreak/>
        <w:t xml:space="preserve">to the Clinical Trial. The Clinical Organisation will use reasonable endeavours to procure that the Sponsor may have (a) representative(s) present during any such visit or inspection and the opportunity to review and comment on the Clinical Organisation’s response to the visit or inspection by a Regulatory Authority in connection with the Clinical Trial. The Clinical Organisation shall disclose only those documents and materials that </w:t>
      </w:r>
      <w:proofErr w:type="gramStart"/>
      <w:r w:rsidRPr="094368B2">
        <w:rPr>
          <w:rFonts w:ascii="Arial" w:eastAsia="Arial" w:hAnsi="Arial"/>
          <w:color w:val="000000" w:themeColor="text1"/>
          <w:sz w:val="24"/>
          <w:szCs w:val="24"/>
        </w:rPr>
        <w:t>are required to be disclosed</w:t>
      </w:r>
      <w:proofErr w:type="gramEnd"/>
      <w:r w:rsidRPr="094368B2">
        <w:rPr>
          <w:rFonts w:ascii="Arial" w:eastAsia="Arial" w:hAnsi="Arial"/>
          <w:color w:val="000000" w:themeColor="text1"/>
          <w:sz w:val="24"/>
          <w:szCs w:val="24"/>
        </w:rPr>
        <w:t xml:space="preserve"> during such inquiry or inspection. The Parties further acknowledge that inspections and written enquiries by Regulatory Authorities may also occur after the conclusion of the Clinical Trial and all Parties shall cooperate with any such inspection or written enquiry.</w:t>
      </w:r>
    </w:p>
    <w:p w14:paraId="66CCDCEA" w14:textId="607EDBEF" w:rsidR="00132E62" w:rsidRPr="004962B0" w:rsidRDefault="094368B2" w:rsidP="094368B2">
      <w:pPr>
        <w:keepLines/>
        <w:spacing w:before="123" w:line="276" w:lineRule="exact"/>
        <w:ind w:left="1514" w:right="62" w:hanging="93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4.14.7 </w:t>
      </w:r>
      <w:r w:rsidR="00736E94">
        <w:tab/>
      </w:r>
      <w:r w:rsidRPr="094368B2">
        <w:rPr>
          <w:rFonts w:ascii="Arial" w:eastAsia="Arial" w:hAnsi="Arial"/>
          <w:color w:val="000000" w:themeColor="text1"/>
          <w:sz w:val="24"/>
          <w:szCs w:val="24"/>
        </w:rPr>
        <w:t xml:space="preserve">The Clinical Organisation will permit the Sponsor to examine the conduct of the Clinical Trial and the Site upon reasonable advance notice during regular business hours to determine that the Clinical Trial </w:t>
      </w:r>
      <w:proofErr w:type="gramStart"/>
      <w:r w:rsidRPr="094368B2">
        <w:rPr>
          <w:rFonts w:ascii="Arial" w:eastAsia="Arial" w:hAnsi="Arial"/>
          <w:color w:val="000000" w:themeColor="text1"/>
          <w:sz w:val="24"/>
          <w:szCs w:val="24"/>
        </w:rPr>
        <w:t>is being conducted</w:t>
      </w:r>
      <w:proofErr w:type="gramEnd"/>
      <w:r w:rsidRPr="094368B2">
        <w:rPr>
          <w:rFonts w:ascii="Arial" w:eastAsia="Arial" w:hAnsi="Arial"/>
          <w:color w:val="000000" w:themeColor="text1"/>
          <w:sz w:val="24"/>
          <w:szCs w:val="24"/>
        </w:rPr>
        <w:t xml:space="preserve"> in accordance with the Protocol, ICH-GCP and the applicable regulatory requirements. The Parties agree that the Sponsor shall have the right to audit Clinical Trial Data during, and subsequent to, the Clinical Trial.</w:t>
      </w:r>
    </w:p>
    <w:p w14:paraId="5C43FD5C" w14:textId="2354520A" w:rsidR="00132E62" w:rsidRPr="004962B0" w:rsidRDefault="094368B2" w:rsidP="094368B2">
      <w:pPr>
        <w:keepLines/>
        <w:spacing w:before="123" w:line="276" w:lineRule="exact"/>
        <w:ind w:left="1514" w:right="62" w:hanging="93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4.14.8</w:t>
      </w:r>
      <w:r w:rsidR="00736E94">
        <w:tab/>
      </w:r>
      <w:r w:rsidRPr="094368B2">
        <w:rPr>
          <w:rFonts w:ascii="Arial" w:eastAsia="Arial" w:hAnsi="Arial"/>
          <w:color w:val="000000" w:themeColor="text1"/>
          <w:sz w:val="24"/>
          <w:szCs w:val="24"/>
        </w:rPr>
        <w:t>Upon Site Trial Completion (whether prematurely or otherwise), the Principal Investigator shall co-operate with the Sponsor in producing a report of the Clinical Trial detailing the methodology, Results and containing an analysis of the Results and drawing appropriate conclusions.</w:t>
      </w:r>
    </w:p>
    <w:p w14:paraId="375B9208" w14:textId="02AFD2C1" w:rsidR="00132E62" w:rsidRPr="004962B0" w:rsidRDefault="094368B2" w:rsidP="094368B2">
      <w:pPr>
        <w:keepLines/>
        <w:spacing w:before="123" w:line="276" w:lineRule="exact"/>
        <w:ind w:left="1514" w:right="62" w:hanging="93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4.14.9</w:t>
      </w:r>
      <w:r w:rsidR="00736E94">
        <w:tab/>
      </w:r>
      <w:r w:rsidRPr="094368B2">
        <w:rPr>
          <w:rFonts w:ascii="Arial" w:eastAsia="Arial" w:hAnsi="Arial"/>
          <w:color w:val="000000" w:themeColor="text1"/>
          <w:sz w:val="24"/>
          <w:szCs w:val="24"/>
        </w:rPr>
        <w:t xml:space="preserve">The Clinical Organisation shall retain all Clinical Trial Data for a minimum period of twenty-five (25) years after Trial Completion. Upon the expiry of the record retention period specified above the Clinical Organisation shall transfer such Clinical Trial Data to the Sponsor if </w:t>
      </w:r>
      <w:proofErr w:type="gramStart"/>
      <w:r w:rsidRPr="094368B2">
        <w:rPr>
          <w:rFonts w:ascii="Arial" w:eastAsia="Arial" w:hAnsi="Arial"/>
          <w:color w:val="000000" w:themeColor="text1"/>
          <w:sz w:val="24"/>
          <w:szCs w:val="24"/>
        </w:rPr>
        <w:t>requested</w:t>
      </w:r>
      <w:proofErr w:type="gramEnd"/>
      <w:r w:rsidRPr="094368B2">
        <w:rPr>
          <w:rFonts w:ascii="Arial" w:eastAsia="Arial" w:hAnsi="Arial"/>
          <w:color w:val="000000" w:themeColor="text1"/>
          <w:sz w:val="24"/>
          <w:szCs w:val="24"/>
        </w:rPr>
        <w:t xml:space="preserve"> by the Sponsor and shall not destroy any Clinical Trial Data without the Sponsor’s prior written approval, such approval not to be unreasonably withheld or delayed.</w:t>
      </w:r>
    </w:p>
    <w:p w14:paraId="4EFE0E0E" w14:textId="77777777" w:rsidR="00132E62" w:rsidRPr="004962B0" w:rsidRDefault="094368B2" w:rsidP="094368B2">
      <w:pPr>
        <w:spacing w:before="120" w:line="276" w:lineRule="exact"/>
        <w:ind w:left="1872" w:right="62" w:hanging="360"/>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a. The Sponsor will reimburse the Clinical Organisation in full for the costs of archiving the Clinical Trial Data or, in agreement with the Clinical Organisation, will arrange for the archiving of the Clinical Trial Data on behalf of the Clinical Organisation. In the event that costs of archiving are to </w:t>
      </w:r>
      <w:proofErr w:type="gramStart"/>
      <w:r w:rsidRPr="094368B2">
        <w:rPr>
          <w:rFonts w:ascii="Arial" w:eastAsia="Arial" w:hAnsi="Arial"/>
          <w:color w:val="000000" w:themeColor="text1"/>
          <w:sz w:val="24"/>
          <w:szCs w:val="24"/>
        </w:rPr>
        <w:t>be incurred</w:t>
      </w:r>
      <w:proofErr w:type="gramEnd"/>
      <w:r w:rsidRPr="094368B2">
        <w:rPr>
          <w:rFonts w:ascii="Arial" w:eastAsia="Arial" w:hAnsi="Arial"/>
          <w:color w:val="000000" w:themeColor="text1"/>
          <w:sz w:val="24"/>
          <w:szCs w:val="24"/>
        </w:rPr>
        <w:t xml:space="preserve"> by the Clinical Organisation, it is agreed that all such costs will be reasonable and subject to prior written agreement with the Sponsor. Reimbursement </w:t>
      </w:r>
      <w:proofErr w:type="gramStart"/>
      <w:r w:rsidRPr="094368B2">
        <w:rPr>
          <w:rFonts w:ascii="Arial" w:eastAsia="Arial" w:hAnsi="Arial"/>
          <w:color w:val="000000" w:themeColor="text1"/>
          <w:sz w:val="24"/>
          <w:szCs w:val="24"/>
        </w:rPr>
        <w:t>will be paid</w:t>
      </w:r>
      <w:proofErr w:type="gramEnd"/>
      <w:r w:rsidRPr="094368B2">
        <w:rPr>
          <w:rFonts w:ascii="Arial" w:eastAsia="Arial" w:hAnsi="Arial"/>
          <w:color w:val="000000" w:themeColor="text1"/>
          <w:sz w:val="24"/>
          <w:szCs w:val="24"/>
        </w:rPr>
        <w:t xml:space="preserve"> to the Clinical Organisation in accordance with Appendix 2. In the event that the Clinical Trial Data are archived offsite by the Sponsor and the Clinical Organisation does not incur any costs, no amounts will be payable to the Clinical Organisation.</w:t>
      </w:r>
    </w:p>
    <w:p w14:paraId="036DFE10" w14:textId="14D81A95" w:rsidR="00132E62" w:rsidRPr="004962B0" w:rsidRDefault="094368B2" w:rsidP="094368B2">
      <w:pPr>
        <w:spacing w:before="120" w:line="276" w:lineRule="exact"/>
        <w:ind w:left="1512" w:right="62" w:hanging="936"/>
        <w:jc w:val="both"/>
        <w:textAlignment w:val="baseline"/>
        <w:rPr>
          <w:rFonts w:ascii="Arial" w:eastAsia="Arial" w:hAnsi="Arial"/>
          <w:color w:val="000000"/>
          <w:sz w:val="24"/>
          <w:szCs w:val="24"/>
          <w:highlight w:val="yellow"/>
        </w:rPr>
      </w:pPr>
      <w:r w:rsidRPr="094368B2">
        <w:rPr>
          <w:rFonts w:ascii="Arial" w:eastAsia="Arial" w:hAnsi="Arial"/>
          <w:color w:val="000000" w:themeColor="text1"/>
          <w:sz w:val="24"/>
          <w:szCs w:val="24"/>
          <w:highlight w:val="yellow"/>
        </w:rPr>
        <w:t>4.14.10 [</w:t>
      </w:r>
      <w:r w:rsidRPr="094368B2">
        <w:rPr>
          <w:rFonts w:ascii="Arial" w:eastAsia="Arial" w:hAnsi="Arial"/>
          <w:b/>
          <w:bCs/>
          <w:color w:val="000000" w:themeColor="text1"/>
          <w:sz w:val="24"/>
          <w:szCs w:val="24"/>
          <w:highlight w:val="yellow"/>
        </w:rPr>
        <w:t>DELETE IF NOT APPLICABLE</w:t>
      </w:r>
      <w:proofErr w:type="gramStart"/>
      <w:r w:rsidRPr="094368B2">
        <w:rPr>
          <w:rFonts w:ascii="Arial" w:eastAsia="Arial" w:hAnsi="Arial"/>
          <w:color w:val="000000" w:themeColor="text1"/>
          <w:sz w:val="24"/>
          <w:szCs w:val="24"/>
          <w:highlight w:val="yellow"/>
        </w:rPr>
        <w:t>]Where</w:t>
      </w:r>
      <w:proofErr w:type="gramEnd"/>
      <w:r w:rsidRPr="094368B2">
        <w:rPr>
          <w:rFonts w:ascii="Arial" w:eastAsia="Arial" w:hAnsi="Arial"/>
          <w:color w:val="000000" w:themeColor="text1"/>
          <w:sz w:val="24"/>
          <w:szCs w:val="24"/>
          <w:highlight w:val="yellow"/>
        </w:rPr>
        <w:t xml:space="preserve"> the Clinical Organisation is responsible for analysis of Material during the course of the Clinical Trial it shall ensure that such analysis is conducted at a laboratory approved by the Sponsor or, in the case of point of care analysis, by methodology and using equipment that is acceptable to, or provided by, the Sponsor. The Clinical Organisation shall ensure that analysis of Material </w:t>
      </w:r>
      <w:proofErr w:type="gramStart"/>
      <w:r w:rsidRPr="094368B2">
        <w:rPr>
          <w:rFonts w:ascii="Arial" w:eastAsia="Arial" w:hAnsi="Arial"/>
          <w:color w:val="000000" w:themeColor="text1"/>
          <w:sz w:val="24"/>
          <w:szCs w:val="24"/>
          <w:highlight w:val="yellow"/>
        </w:rPr>
        <w:t>is undertaken</w:t>
      </w:r>
      <w:proofErr w:type="gramEnd"/>
      <w:r w:rsidRPr="094368B2">
        <w:rPr>
          <w:rFonts w:ascii="Arial" w:eastAsia="Arial" w:hAnsi="Arial"/>
          <w:color w:val="000000" w:themeColor="text1"/>
          <w:sz w:val="24"/>
          <w:szCs w:val="24"/>
          <w:highlight w:val="yellow"/>
        </w:rPr>
        <w:t xml:space="preserve"> in accordance with the Protocol and any other document agreed between the Sponsor and the Clinical Organisation (including the provisions of Appendix 4).</w:t>
      </w:r>
    </w:p>
    <w:p w14:paraId="2DB87086" w14:textId="5F8323C1" w:rsidR="00132E62" w:rsidRPr="004962B0" w:rsidRDefault="094368B2" w:rsidP="2D24E174">
      <w:pPr>
        <w:spacing w:before="123" w:after="274" w:line="276" w:lineRule="exact"/>
        <w:ind w:left="1512" w:right="62" w:hanging="936"/>
        <w:jc w:val="both"/>
        <w:textAlignment w:val="baseline"/>
        <w:rPr>
          <w:rFonts w:ascii="Arial" w:eastAsia="Arial" w:hAnsi="Arial"/>
          <w:color w:val="000000"/>
          <w:sz w:val="24"/>
          <w:szCs w:val="24"/>
        </w:rPr>
      </w:pPr>
      <w:r w:rsidRPr="094368B2">
        <w:rPr>
          <w:rFonts w:ascii="Arial" w:eastAsia="Arial" w:hAnsi="Arial"/>
          <w:color w:val="000000" w:themeColor="text1"/>
          <w:sz w:val="24"/>
          <w:szCs w:val="24"/>
          <w:highlight w:val="yellow"/>
        </w:rPr>
        <w:t>4.14.11 [</w:t>
      </w:r>
      <w:r w:rsidRPr="094368B2">
        <w:rPr>
          <w:rFonts w:ascii="Arial" w:eastAsia="Arial" w:hAnsi="Arial"/>
          <w:b/>
          <w:bCs/>
          <w:color w:val="000000" w:themeColor="text1"/>
          <w:sz w:val="24"/>
          <w:szCs w:val="24"/>
          <w:highlight w:val="yellow"/>
        </w:rPr>
        <w:t>DELETE IF NOT APPLICABLE</w:t>
      </w:r>
      <w:r w:rsidRPr="094368B2">
        <w:rPr>
          <w:rFonts w:ascii="Arial" w:eastAsia="Arial" w:hAnsi="Arial"/>
          <w:color w:val="000000" w:themeColor="text1"/>
          <w:sz w:val="24"/>
          <w:szCs w:val="24"/>
          <w:highlight w:val="yellow"/>
        </w:rPr>
        <w:t>]Where the Sponsor undertakes the analysis of Material and/or has contracted with a third-party laboratory (“</w:t>
      </w:r>
      <w:r w:rsidRPr="094368B2">
        <w:rPr>
          <w:rFonts w:ascii="Arial" w:eastAsia="Arial" w:hAnsi="Arial"/>
          <w:b/>
          <w:bCs/>
          <w:color w:val="000000" w:themeColor="text1"/>
          <w:sz w:val="24"/>
          <w:szCs w:val="24"/>
          <w:highlight w:val="yellow"/>
        </w:rPr>
        <w:t>Central Laboratory</w:t>
      </w:r>
      <w:r w:rsidRPr="094368B2">
        <w:rPr>
          <w:rFonts w:ascii="Arial" w:eastAsia="Arial" w:hAnsi="Arial"/>
          <w:color w:val="000000" w:themeColor="text1"/>
          <w:sz w:val="24"/>
          <w:szCs w:val="24"/>
          <w:highlight w:val="yellow"/>
        </w:rPr>
        <w:t xml:space="preserve">”) to undertake the analysis of Material, the Sponsor shall comply </w:t>
      </w:r>
      <w:r w:rsidRPr="094368B2">
        <w:rPr>
          <w:rFonts w:ascii="Arial" w:eastAsia="Arial" w:hAnsi="Arial"/>
          <w:color w:val="000000" w:themeColor="text1"/>
          <w:sz w:val="24"/>
          <w:szCs w:val="24"/>
          <w:highlight w:val="yellow"/>
        </w:rPr>
        <w:lastRenderedPageBreak/>
        <w:t>and shall ensure the Central Laboratory shall comply, with the terms of Appendix 4 herein that are expressed to be the responsibility of the Sponsor .</w:t>
      </w:r>
    </w:p>
    <w:p w14:paraId="17C18DD0" w14:textId="0C90B286" w:rsidR="00132E62" w:rsidRPr="004962B0" w:rsidRDefault="094368B2" w:rsidP="094368B2">
      <w:pPr>
        <w:spacing w:line="234" w:lineRule="exact"/>
        <w:ind w:left="72" w:right="62"/>
        <w:jc w:val="both"/>
        <w:textAlignment w:val="baseline"/>
        <w:rPr>
          <w:rFonts w:ascii="Arial" w:eastAsia="Arial" w:hAnsi="Arial"/>
          <w:color w:val="000000"/>
          <w:sz w:val="24"/>
          <w:szCs w:val="24"/>
          <w:highlight w:val="yellow"/>
        </w:rPr>
      </w:pPr>
      <w:r w:rsidRPr="094368B2">
        <w:rPr>
          <w:rFonts w:ascii="Arial" w:eastAsia="Arial" w:hAnsi="Arial"/>
          <w:color w:val="000000" w:themeColor="text1"/>
          <w:sz w:val="24"/>
          <w:szCs w:val="24"/>
          <w:highlight w:val="yellow"/>
        </w:rPr>
        <w:t>4.15 [</w:t>
      </w:r>
      <w:r w:rsidRPr="094368B2">
        <w:rPr>
          <w:rFonts w:ascii="Arial" w:eastAsia="Arial" w:hAnsi="Arial"/>
          <w:b/>
          <w:bCs/>
          <w:color w:val="000000" w:themeColor="text1"/>
          <w:sz w:val="24"/>
          <w:szCs w:val="24"/>
          <w:highlight w:val="yellow"/>
        </w:rPr>
        <w:t>DELETE IF NOT APPLICABLE</w:t>
      </w:r>
      <w:r w:rsidRPr="094368B2">
        <w:rPr>
          <w:rFonts w:ascii="Arial" w:eastAsia="Arial" w:hAnsi="Arial"/>
          <w:color w:val="000000" w:themeColor="text1"/>
          <w:sz w:val="24"/>
          <w:szCs w:val="24"/>
          <w:highlight w:val="yellow"/>
        </w:rPr>
        <w:t xml:space="preserve">] </w:t>
      </w:r>
      <w:r w:rsidRPr="094368B2">
        <w:rPr>
          <w:rFonts w:ascii="Arial" w:eastAsia="Arial" w:hAnsi="Arial"/>
          <w:b/>
          <w:bCs/>
          <w:color w:val="000000" w:themeColor="text1"/>
          <w:sz w:val="24"/>
          <w:szCs w:val="24"/>
          <w:highlight w:val="yellow"/>
        </w:rPr>
        <w:t>Equipment and Resources</w:t>
      </w:r>
    </w:p>
    <w:p w14:paraId="776A22D3" w14:textId="24E2C31A" w:rsidR="00132E62" w:rsidRPr="00A51CFE" w:rsidRDefault="00736E94" w:rsidP="00A51CFE">
      <w:pPr>
        <w:spacing w:before="3" w:line="276" w:lineRule="exact"/>
        <w:ind w:left="576" w:right="62"/>
        <w:jc w:val="both"/>
        <w:textAlignment w:val="baseline"/>
        <w:rPr>
          <w:rFonts w:ascii="Arial" w:eastAsia="Arial" w:hAnsi="Arial"/>
          <w:color w:val="000000"/>
          <w:sz w:val="24"/>
          <w:szCs w:val="24"/>
          <w:highlight w:val="yellow"/>
        </w:rPr>
      </w:pPr>
      <w:r w:rsidRPr="7444BE20">
        <w:rPr>
          <w:rFonts w:ascii="Arial" w:eastAsia="Arial" w:hAnsi="Arial"/>
          <w:color w:val="000000" w:themeColor="text1"/>
          <w:sz w:val="24"/>
          <w:szCs w:val="24"/>
          <w:highlight w:val="yellow"/>
        </w:rPr>
        <w:t>The Parties agree that the Sponsor shall arrange for the provision of</w:t>
      </w:r>
      <w:r w:rsidR="00A51CFE">
        <w:rPr>
          <w:rFonts w:ascii="Arial" w:eastAsia="Arial" w:hAnsi="Arial"/>
          <w:color w:val="000000"/>
          <w:sz w:val="24"/>
          <w:szCs w:val="24"/>
          <w:highlight w:val="yellow"/>
        </w:rPr>
        <w:t xml:space="preserve"> </w:t>
      </w:r>
      <w:r w:rsidRPr="094368B2">
        <w:rPr>
          <w:rFonts w:ascii="Arial" w:eastAsia="Arial" w:hAnsi="Arial"/>
          <w:color w:val="000000"/>
          <w:sz w:val="24"/>
          <w:szCs w:val="24"/>
          <w:highlight w:val="yellow"/>
        </w:rPr>
        <w:t>the equipment and resources to the Clinical Organisation, pursuant t</w:t>
      </w:r>
      <w:r w:rsidR="00A51CFE" w:rsidRPr="094368B2">
        <w:rPr>
          <w:rFonts w:ascii="Arial" w:eastAsia="Arial" w:hAnsi="Arial"/>
          <w:color w:val="000000"/>
          <w:sz w:val="24"/>
          <w:szCs w:val="24"/>
          <w:highlight w:val="yellow"/>
        </w:rPr>
        <w:t xml:space="preserve">o the terms set out in Appendix </w:t>
      </w:r>
      <w:r w:rsidRPr="094368B2">
        <w:rPr>
          <w:rFonts w:ascii="Arial" w:eastAsia="Arial" w:hAnsi="Arial"/>
          <w:color w:val="000000"/>
          <w:sz w:val="24"/>
          <w:szCs w:val="24"/>
          <w:highlight w:val="yellow"/>
        </w:rPr>
        <w:t>5.</w:t>
      </w:r>
      <w:r w:rsidRPr="094368B2">
        <w:rPr>
          <w:rFonts w:ascii="Arial" w:eastAsia="Arial" w:hAnsi="Arial"/>
          <w:color w:val="000000"/>
          <w:sz w:val="24"/>
          <w:szCs w:val="24"/>
        </w:rPr>
        <w:t xml:space="preserve"> </w:t>
      </w:r>
    </w:p>
    <w:p w14:paraId="3DC6F6AF" w14:textId="77777777" w:rsidR="00D90B60" w:rsidRPr="004962B0" w:rsidRDefault="094368B2" w:rsidP="094368B2">
      <w:pPr>
        <w:keepNext/>
        <w:keepLines/>
        <w:tabs>
          <w:tab w:val="left" w:pos="567"/>
          <w:tab w:val="left" w:pos="1418"/>
          <w:tab w:val="left" w:pos="1843"/>
        </w:tabs>
        <w:spacing w:before="360" w:after="240"/>
        <w:ind w:left="567" w:right="62" w:hanging="567"/>
        <w:jc w:val="both"/>
        <w:outlineLvl w:val="1"/>
        <w:rPr>
          <w:rFonts w:ascii="Arial" w:eastAsiaTheme="majorEastAsia" w:hAnsi="Arial" w:cstheme="majorBidi"/>
          <w:b/>
          <w:bCs/>
          <w:color w:val="003087"/>
          <w:sz w:val="32"/>
          <w:szCs w:val="32"/>
        </w:rPr>
      </w:pPr>
      <w:r w:rsidRPr="094368B2">
        <w:rPr>
          <w:rFonts w:ascii="Arial" w:eastAsiaTheme="majorEastAsia" w:hAnsi="Arial" w:cstheme="majorBidi"/>
          <w:b/>
          <w:bCs/>
          <w:color w:val="003087"/>
          <w:sz w:val="32"/>
          <w:szCs w:val="32"/>
        </w:rPr>
        <w:t>5. Liabilities and Indemnities</w:t>
      </w:r>
    </w:p>
    <w:p w14:paraId="14F25F22" w14:textId="77777777" w:rsidR="00D90B60" w:rsidRPr="004962B0" w:rsidRDefault="00736E94" w:rsidP="00A51CFE">
      <w:pPr>
        <w:tabs>
          <w:tab w:val="decimal" w:pos="216"/>
          <w:tab w:val="left" w:pos="648"/>
        </w:tabs>
        <w:spacing w:before="237" w:line="276" w:lineRule="exact"/>
        <w:ind w:left="642" w:right="62" w:hanging="570"/>
        <w:jc w:val="both"/>
        <w:textAlignment w:val="baseline"/>
        <w:rPr>
          <w:rFonts w:ascii="Arial" w:eastAsia="Arial" w:hAnsi="Arial"/>
          <w:color w:val="000000"/>
          <w:spacing w:val="-1"/>
          <w:sz w:val="24"/>
          <w:szCs w:val="24"/>
        </w:rPr>
      </w:pPr>
      <w:r w:rsidRPr="004962B0">
        <w:rPr>
          <w:rFonts w:ascii="Arial" w:eastAsia="Arial" w:hAnsi="Arial"/>
          <w:color w:val="000000"/>
          <w:sz w:val="24"/>
        </w:rPr>
        <w:tab/>
      </w:r>
      <w:r w:rsidRPr="7444BE20">
        <w:rPr>
          <w:rFonts w:ascii="Arial" w:eastAsia="Arial" w:hAnsi="Arial"/>
          <w:color w:val="000000"/>
          <w:sz w:val="24"/>
          <w:szCs w:val="24"/>
        </w:rPr>
        <w:t>5.1</w:t>
      </w:r>
      <w:r w:rsidRPr="004962B0">
        <w:rPr>
          <w:rFonts w:ascii="Arial" w:eastAsia="Arial" w:hAnsi="Arial"/>
          <w:color w:val="000000"/>
          <w:sz w:val="24"/>
        </w:rPr>
        <w:tab/>
      </w:r>
      <w:r w:rsidRPr="7444BE20">
        <w:rPr>
          <w:rFonts w:ascii="Arial" w:eastAsia="Arial" w:hAnsi="Arial"/>
          <w:color w:val="000000"/>
          <w:sz w:val="24"/>
          <w:szCs w:val="24"/>
        </w:rPr>
        <w:t>In the event of any claim or proceeding in respect of personal injury</w:t>
      </w:r>
      <w:r w:rsidR="00E01A0A" w:rsidRPr="7444BE20">
        <w:rPr>
          <w:rFonts w:ascii="Arial" w:eastAsia="Arial" w:hAnsi="Arial"/>
          <w:color w:val="000000"/>
          <w:sz w:val="24"/>
          <w:szCs w:val="24"/>
        </w:rPr>
        <w:t xml:space="preserve"> (including death)</w:t>
      </w:r>
      <w:r w:rsidRPr="7444BE20">
        <w:rPr>
          <w:rFonts w:ascii="Arial" w:eastAsia="Arial" w:hAnsi="Arial"/>
          <w:color w:val="000000"/>
          <w:sz w:val="24"/>
          <w:szCs w:val="24"/>
        </w:rPr>
        <w:t xml:space="preserve"> made or</w:t>
      </w:r>
      <w:r w:rsidRPr="7444BE20">
        <w:rPr>
          <w:rFonts w:ascii="Arial" w:eastAsia="Arial" w:hAnsi="Arial"/>
          <w:color w:val="000000"/>
          <w:spacing w:val="-1"/>
          <w:sz w:val="24"/>
          <w:szCs w:val="24"/>
        </w:rPr>
        <w:t xml:space="preserve"> brought against the Clinical Organisation by or on behalf of a Clinical Trial Subject or their dependants, the Sponsor shall indemnify the Clinical Organisation, its Personnel, its </w:t>
      </w:r>
      <w:r w:rsidR="004957C2" w:rsidRPr="7444BE20">
        <w:rPr>
          <w:rFonts w:ascii="Arial" w:eastAsia="Arial" w:hAnsi="Arial"/>
          <w:color w:val="000000"/>
          <w:spacing w:val="-1"/>
          <w:sz w:val="24"/>
          <w:szCs w:val="24"/>
        </w:rPr>
        <w:t>a</w:t>
      </w:r>
      <w:r w:rsidRPr="7444BE20">
        <w:rPr>
          <w:rFonts w:ascii="Arial" w:eastAsia="Arial" w:hAnsi="Arial"/>
          <w:color w:val="000000"/>
          <w:spacing w:val="-1"/>
          <w:sz w:val="24"/>
          <w:szCs w:val="24"/>
        </w:rPr>
        <w:t xml:space="preserve">gents and employees in accordance with the terms of the </w:t>
      </w:r>
      <w:r w:rsidR="00FB2016" w:rsidRPr="7444BE20">
        <w:rPr>
          <w:rFonts w:ascii="Arial" w:eastAsia="Arial" w:hAnsi="Arial"/>
          <w:color w:val="000000"/>
          <w:spacing w:val="-1"/>
          <w:sz w:val="24"/>
          <w:szCs w:val="24"/>
        </w:rPr>
        <w:t>CTIF. In the event of any conflict between this Agreement and the terms of the CTIF, the terms of the CTIF shall prevail.</w:t>
      </w:r>
    </w:p>
    <w:p w14:paraId="313860BD" w14:textId="77777777" w:rsidR="00D90B60" w:rsidRPr="004962B0" w:rsidRDefault="00736E94" w:rsidP="094368B2">
      <w:pPr>
        <w:tabs>
          <w:tab w:val="decimal" w:pos="216"/>
          <w:tab w:val="left" w:pos="648"/>
        </w:tabs>
        <w:spacing w:before="237" w:line="276" w:lineRule="exact"/>
        <w:ind w:left="72" w:right="62"/>
        <w:jc w:val="both"/>
        <w:textAlignment w:val="baseline"/>
        <w:rPr>
          <w:rFonts w:ascii="Arial" w:eastAsia="Arial" w:hAnsi="Arial"/>
          <w:color w:val="000000"/>
          <w:sz w:val="24"/>
          <w:szCs w:val="24"/>
        </w:rPr>
      </w:pPr>
      <w:r w:rsidRPr="094368B2">
        <w:rPr>
          <w:rFonts w:ascii="Arial" w:eastAsia="Arial" w:hAnsi="Arial"/>
          <w:color w:val="000000"/>
          <w:sz w:val="24"/>
          <w:szCs w:val="24"/>
        </w:rPr>
        <w:t>5.2</w:t>
      </w:r>
      <w:r w:rsidRPr="004962B0">
        <w:rPr>
          <w:rFonts w:ascii="Arial" w:eastAsia="Arial" w:hAnsi="Arial"/>
          <w:color w:val="000000"/>
          <w:sz w:val="24"/>
        </w:rPr>
        <w:tab/>
      </w:r>
      <w:r w:rsidRPr="094368B2">
        <w:rPr>
          <w:rFonts w:ascii="Arial" w:eastAsia="Arial" w:hAnsi="Arial"/>
          <w:color w:val="000000"/>
          <w:sz w:val="24"/>
          <w:szCs w:val="24"/>
        </w:rPr>
        <w:t xml:space="preserve">Nothing in this Clause 5 shall operate </w:t>
      </w:r>
      <w:proofErr w:type="gramStart"/>
      <w:r w:rsidRPr="094368B2">
        <w:rPr>
          <w:rFonts w:ascii="Arial" w:eastAsia="Arial" w:hAnsi="Arial"/>
          <w:color w:val="000000"/>
          <w:sz w:val="24"/>
          <w:szCs w:val="24"/>
        </w:rPr>
        <w:t>so as to</w:t>
      </w:r>
      <w:proofErr w:type="gramEnd"/>
      <w:r w:rsidRPr="094368B2">
        <w:rPr>
          <w:rFonts w:ascii="Arial" w:eastAsia="Arial" w:hAnsi="Arial"/>
          <w:color w:val="000000"/>
          <w:sz w:val="24"/>
          <w:szCs w:val="24"/>
        </w:rPr>
        <w:t xml:space="preserve"> restrict or exclude the liability of any</w:t>
      </w:r>
    </w:p>
    <w:p w14:paraId="5AE3EDC7" w14:textId="071EB2BD" w:rsidR="00D90B60" w:rsidRDefault="094368B2" w:rsidP="094368B2">
      <w:pPr>
        <w:spacing w:before="2" w:line="276"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Party in relation to death or personal injury caused </w:t>
      </w:r>
      <w:proofErr w:type="gramStart"/>
      <w:r w:rsidRPr="094368B2">
        <w:rPr>
          <w:rFonts w:ascii="Arial" w:eastAsia="Arial" w:hAnsi="Arial"/>
          <w:color w:val="000000" w:themeColor="text1"/>
          <w:sz w:val="24"/>
          <w:szCs w:val="24"/>
        </w:rPr>
        <w:t>by the negligence or wilful misconduct of that Party, its agents Personnel or employees, or to restrict or exclude any other liability of any Party that cannot be so restricted or excluded in law</w:t>
      </w:r>
      <w:proofErr w:type="gramEnd"/>
      <w:r w:rsidRPr="094368B2">
        <w:rPr>
          <w:rFonts w:ascii="Arial" w:eastAsia="Arial" w:hAnsi="Arial"/>
          <w:color w:val="000000" w:themeColor="text1"/>
          <w:sz w:val="24"/>
          <w:szCs w:val="24"/>
        </w:rPr>
        <w:t>.</w:t>
      </w:r>
    </w:p>
    <w:p w14:paraId="7525D131" w14:textId="77777777" w:rsidR="00871E0E" w:rsidRPr="004962B0" w:rsidRDefault="00871E0E" w:rsidP="094368B2">
      <w:pPr>
        <w:spacing w:before="2" w:line="276" w:lineRule="exact"/>
        <w:ind w:left="648" w:right="62"/>
        <w:jc w:val="both"/>
        <w:textAlignment w:val="baseline"/>
        <w:rPr>
          <w:rFonts w:ascii="Arial" w:eastAsia="Arial" w:hAnsi="Arial"/>
          <w:color w:val="000000"/>
          <w:sz w:val="24"/>
          <w:szCs w:val="24"/>
        </w:rPr>
      </w:pPr>
    </w:p>
    <w:p w14:paraId="46D74634" w14:textId="5FB65217" w:rsidR="00D90B60" w:rsidRPr="00C346D3" w:rsidRDefault="00736E94" w:rsidP="00A51CFE">
      <w:pPr>
        <w:ind w:left="709" w:hanging="709"/>
        <w:jc w:val="both"/>
        <w:rPr>
          <w:rFonts w:ascii="Calibri" w:hAnsi="Calibri" w:cs="Calibri"/>
          <w:lang w:eastAsia="en-GB"/>
        </w:rPr>
      </w:pPr>
      <w:proofErr w:type="gramStart"/>
      <w:r w:rsidRPr="2D24E174">
        <w:rPr>
          <w:rFonts w:ascii="Arial" w:eastAsia="Arial" w:hAnsi="Arial"/>
          <w:color w:val="000000"/>
          <w:sz w:val="24"/>
          <w:szCs w:val="24"/>
        </w:rPr>
        <w:t>5.3</w:t>
      </w:r>
      <w:r w:rsidRPr="004962B0">
        <w:rPr>
          <w:rFonts w:ascii="Arial" w:eastAsia="Arial" w:hAnsi="Arial"/>
          <w:color w:val="000000"/>
          <w:sz w:val="24"/>
        </w:rPr>
        <w:tab/>
      </w:r>
      <w:r w:rsidR="00E40C40" w:rsidRPr="2D24E174">
        <w:rPr>
          <w:rFonts w:ascii="Arial" w:eastAsia="Arial" w:hAnsi="Arial"/>
          <w:color w:val="000000"/>
          <w:sz w:val="24"/>
          <w:szCs w:val="24"/>
        </w:rPr>
        <w:t>I</w:t>
      </w:r>
      <w:r w:rsidRPr="2D24E174">
        <w:rPr>
          <w:rFonts w:ascii="Arial" w:eastAsia="Arial" w:hAnsi="Arial"/>
          <w:color w:val="000000"/>
          <w:sz w:val="24"/>
          <w:szCs w:val="24"/>
        </w:rPr>
        <w:t>n no circumstances shall either Party be liable to the other Party in contract or tort</w:t>
      </w:r>
      <w:r w:rsidR="00824A9F" w:rsidRPr="2D24E174">
        <w:rPr>
          <w:rFonts w:ascii="Arial" w:eastAsia="Arial" w:hAnsi="Arial"/>
          <w:color w:val="000000"/>
          <w:sz w:val="24"/>
          <w:szCs w:val="24"/>
        </w:rPr>
        <w:t xml:space="preserve"> </w:t>
      </w:r>
      <w:r w:rsidRPr="2D24E174">
        <w:rPr>
          <w:rFonts w:ascii="Arial" w:eastAsia="Arial" w:hAnsi="Arial"/>
          <w:color w:val="000000"/>
          <w:spacing w:val="-1"/>
          <w:sz w:val="24"/>
          <w:szCs w:val="24"/>
        </w:rPr>
        <w:t>(including negligence or breach of statutory duty) or otherwise</w:t>
      </w:r>
      <w:r w:rsidR="00747281" w:rsidRPr="2D24E174">
        <w:rPr>
          <w:rFonts w:ascii="Arial" w:eastAsia="Arial" w:hAnsi="Arial"/>
          <w:color w:val="000000"/>
          <w:spacing w:val="-1"/>
          <w:sz w:val="24"/>
          <w:szCs w:val="24"/>
        </w:rPr>
        <w:t>,</w:t>
      </w:r>
      <w:r w:rsidRPr="2D24E174">
        <w:rPr>
          <w:rFonts w:ascii="Arial" w:eastAsia="Arial" w:hAnsi="Arial"/>
          <w:color w:val="000000"/>
          <w:spacing w:val="-1"/>
          <w:sz w:val="24"/>
          <w:szCs w:val="24"/>
        </w:rPr>
        <w:t xml:space="preserve"> howsoever arising or whatever the cause thereof, for any loss of profit, business, reputation,</w:t>
      </w:r>
      <w:r w:rsidR="005C6006" w:rsidRPr="2D24E174">
        <w:rPr>
          <w:rFonts w:ascii="Arial" w:eastAsia="Arial" w:hAnsi="Arial"/>
          <w:color w:val="000000"/>
          <w:spacing w:val="-1"/>
          <w:sz w:val="24"/>
          <w:szCs w:val="24"/>
        </w:rPr>
        <w:t xml:space="preserve"> </w:t>
      </w:r>
      <w:r w:rsidRPr="2D24E174">
        <w:rPr>
          <w:rFonts w:ascii="Arial" w:eastAsia="Arial" w:hAnsi="Arial"/>
          <w:color w:val="000000"/>
          <w:sz w:val="24"/>
          <w:szCs w:val="24"/>
        </w:rPr>
        <w:t>contracts, revenues or anticipated savings or for any special, indirect or consequential damage of any nature, which arises directly or indirectly from any default on the part of any Party</w:t>
      </w:r>
      <w:proofErr w:type="gramEnd"/>
    </w:p>
    <w:p w14:paraId="4BAD070A" w14:textId="77777777" w:rsidR="00D90B60" w:rsidRPr="004962B0" w:rsidRDefault="00736E94" w:rsidP="094368B2">
      <w:pPr>
        <w:tabs>
          <w:tab w:val="decimal" w:pos="216"/>
          <w:tab w:val="left" w:pos="648"/>
        </w:tabs>
        <w:spacing w:before="239" w:line="276" w:lineRule="exact"/>
        <w:ind w:left="642" w:right="62" w:hanging="570"/>
        <w:jc w:val="both"/>
        <w:textAlignment w:val="baseline"/>
        <w:rPr>
          <w:rFonts w:ascii="Arial" w:eastAsia="Arial" w:hAnsi="Arial"/>
          <w:color w:val="000000"/>
          <w:sz w:val="24"/>
          <w:szCs w:val="24"/>
        </w:rPr>
      </w:pPr>
      <w:r w:rsidRPr="004962B0">
        <w:rPr>
          <w:rFonts w:ascii="Arial" w:eastAsia="Arial" w:hAnsi="Arial"/>
          <w:color w:val="000000"/>
          <w:sz w:val="24"/>
        </w:rPr>
        <w:tab/>
      </w:r>
      <w:proofErr w:type="gramStart"/>
      <w:r w:rsidRPr="094368B2">
        <w:rPr>
          <w:rFonts w:ascii="Arial" w:eastAsia="Arial" w:hAnsi="Arial"/>
          <w:color w:val="000000"/>
          <w:sz w:val="24"/>
          <w:szCs w:val="24"/>
        </w:rPr>
        <w:t>5.4</w:t>
      </w:r>
      <w:r w:rsidRPr="004962B0">
        <w:rPr>
          <w:rFonts w:ascii="Arial" w:eastAsia="Arial" w:hAnsi="Arial"/>
          <w:color w:val="000000"/>
          <w:sz w:val="24"/>
        </w:rPr>
        <w:tab/>
      </w:r>
      <w:r w:rsidRPr="094368B2">
        <w:rPr>
          <w:rFonts w:ascii="Arial" w:eastAsia="Arial" w:hAnsi="Arial"/>
          <w:color w:val="000000"/>
          <w:sz w:val="24"/>
          <w:szCs w:val="24"/>
        </w:rPr>
        <w:t>Subject to Clauses 5.2 and 5.5</w:t>
      </w:r>
      <w:r w:rsidR="005B214E" w:rsidRPr="094368B2">
        <w:rPr>
          <w:rFonts w:ascii="Arial" w:eastAsia="Arial" w:hAnsi="Arial"/>
          <w:color w:val="000000"/>
          <w:sz w:val="24"/>
          <w:szCs w:val="24"/>
        </w:rPr>
        <w:t>,</w:t>
      </w:r>
      <w:r w:rsidRPr="094368B2">
        <w:rPr>
          <w:rFonts w:ascii="Arial" w:eastAsia="Arial" w:hAnsi="Arial"/>
          <w:color w:val="000000"/>
          <w:sz w:val="24"/>
          <w:szCs w:val="24"/>
        </w:rPr>
        <w:t xml:space="preserve"> the </w:t>
      </w:r>
      <w:r w:rsidR="00FB2016" w:rsidRPr="094368B2">
        <w:rPr>
          <w:rFonts w:ascii="Arial" w:eastAsia="Arial" w:hAnsi="Arial"/>
          <w:color w:val="000000"/>
          <w:sz w:val="24"/>
          <w:szCs w:val="24"/>
        </w:rPr>
        <w:t xml:space="preserve">Clinical </w:t>
      </w:r>
      <w:r w:rsidRPr="094368B2">
        <w:rPr>
          <w:rFonts w:ascii="Arial" w:eastAsia="Arial" w:hAnsi="Arial"/>
          <w:color w:val="000000"/>
          <w:sz w:val="24"/>
          <w:szCs w:val="24"/>
        </w:rPr>
        <w:t>Organisation’s liability to the</w:t>
      </w:r>
      <w:r w:rsidR="005C6006" w:rsidRPr="094368B2">
        <w:rPr>
          <w:rFonts w:ascii="Arial" w:eastAsia="Arial" w:hAnsi="Arial"/>
          <w:color w:val="000000"/>
          <w:sz w:val="24"/>
          <w:szCs w:val="24"/>
        </w:rPr>
        <w:t xml:space="preserve"> </w:t>
      </w:r>
      <w:r w:rsidRPr="094368B2">
        <w:rPr>
          <w:rFonts w:ascii="Arial" w:eastAsia="Arial" w:hAnsi="Arial"/>
          <w:color w:val="000000"/>
          <w:sz w:val="24"/>
          <w:szCs w:val="24"/>
        </w:rPr>
        <w:t xml:space="preserve">Sponsor arising out of or in connection with any breach of this Agreement or any act or omission of the </w:t>
      </w:r>
      <w:r w:rsidR="00FB2016" w:rsidRPr="094368B2">
        <w:rPr>
          <w:rFonts w:ascii="Arial" w:eastAsia="Arial" w:hAnsi="Arial"/>
          <w:color w:val="000000"/>
          <w:sz w:val="24"/>
          <w:szCs w:val="24"/>
        </w:rPr>
        <w:t xml:space="preserve">Clinical </w:t>
      </w:r>
      <w:r w:rsidRPr="094368B2">
        <w:rPr>
          <w:rFonts w:ascii="Arial" w:eastAsia="Arial" w:hAnsi="Arial"/>
          <w:color w:val="000000"/>
          <w:sz w:val="24"/>
          <w:szCs w:val="24"/>
        </w:rPr>
        <w:t xml:space="preserve">Organisation in connection with the performance of the Clinical Trial shall in no event exceed the amount of fees payable by the Sponsor to the </w:t>
      </w:r>
      <w:r w:rsidR="00FB2016" w:rsidRPr="094368B2">
        <w:rPr>
          <w:rFonts w:ascii="Arial" w:eastAsia="Arial" w:hAnsi="Arial"/>
          <w:color w:val="000000"/>
          <w:sz w:val="24"/>
          <w:szCs w:val="24"/>
        </w:rPr>
        <w:t xml:space="preserve">Clinical </w:t>
      </w:r>
      <w:r w:rsidRPr="094368B2">
        <w:rPr>
          <w:rFonts w:ascii="Arial" w:eastAsia="Arial" w:hAnsi="Arial"/>
          <w:color w:val="000000"/>
          <w:sz w:val="24"/>
          <w:szCs w:val="24"/>
        </w:rPr>
        <w:t>Organisation under this Agreement.</w:t>
      </w:r>
      <w:proofErr w:type="gramEnd"/>
      <w:r w:rsidRPr="094368B2">
        <w:rPr>
          <w:rFonts w:ascii="Arial" w:eastAsia="Arial" w:hAnsi="Arial"/>
          <w:color w:val="000000"/>
          <w:sz w:val="24"/>
          <w:szCs w:val="24"/>
        </w:rPr>
        <w:t xml:space="preserve"> In the case of equipment loaned to the </w:t>
      </w:r>
      <w:r w:rsidR="00FB2016" w:rsidRPr="094368B2">
        <w:rPr>
          <w:rFonts w:ascii="Arial" w:eastAsia="Arial" w:hAnsi="Arial"/>
          <w:color w:val="000000"/>
          <w:sz w:val="24"/>
          <w:szCs w:val="24"/>
        </w:rPr>
        <w:t xml:space="preserve">Clinical </w:t>
      </w:r>
      <w:r w:rsidRPr="094368B2">
        <w:rPr>
          <w:rFonts w:ascii="Arial" w:eastAsia="Arial" w:hAnsi="Arial"/>
          <w:color w:val="000000"/>
          <w:sz w:val="24"/>
          <w:szCs w:val="24"/>
        </w:rPr>
        <w:t xml:space="preserve">Organisation for the purposes of the Clinical Trial, the </w:t>
      </w:r>
      <w:r w:rsidR="00FB2016" w:rsidRPr="094368B2">
        <w:rPr>
          <w:rFonts w:ascii="Arial" w:eastAsia="Arial" w:hAnsi="Arial"/>
          <w:color w:val="000000"/>
          <w:sz w:val="24"/>
          <w:szCs w:val="24"/>
        </w:rPr>
        <w:t xml:space="preserve">Clinical </w:t>
      </w:r>
      <w:r w:rsidRPr="094368B2">
        <w:rPr>
          <w:rFonts w:ascii="Arial" w:eastAsia="Arial" w:hAnsi="Arial"/>
          <w:color w:val="000000"/>
          <w:sz w:val="24"/>
          <w:szCs w:val="24"/>
        </w:rPr>
        <w:t>Organisation’s liability for loss or damage to this equipment arising from its negligence shall exclude fair wear and tear and shall not exceed the value of the equipment.</w:t>
      </w:r>
      <w:r w:rsidR="00476196" w:rsidRPr="094368B2">
        <w:rPr>
          <w:rFonts w:ascii="Arial" w:eastAsia="Arial" w:hAnsi="Arial"/>
          <w:color w:val="000000"/>
          <w:sz w:val="24"/>
          <w:szCs w:val="24"/>
        </w:rPr>
        <w:t xml:space="preserve"> For clarity, the “fees payable” are the total sum of the amounts specified in Appendix 2 based on the full enrolment of Clinical Trial Subjects for the full period of the Clinical Trial. </w:t>
      </w:r>
    </w:p>
    <w:p w14:paraId="47F3F5C8" w14:textId="64AA4928" w:rsidR="00D90B60" w:rsidRPr="004962B0" w:rsidRDefault="00736E94" w:rsidP="617CBBD5">
      <w:pPr>
        <w:tabs>
          <w:tab w:val="decimal" w:pos="216"/>
          <w:tab w:val="left" w:pos="648"/>
        </w:tabs>
        <w:spacing w:before="242" w:line="276" w:lineRule="exact"/>
        <w:ind w:left="642" w:right="62" w:hanging="570"/>
        <w:jc w:val="both"/>
        <w:textAlignment w:val="baseline"/>
        <w:rPr>
          <w:rFonts w:ascii="Arial" w:eastAsia="Arial" w:hAnsi="Arial"/>
          <w:color w:val="000000"/>
          <w:sz w:val="24"/>
          <w:szCs w:val="24"/>
        </w:rPr>
      </w:pPr>
      <w:r w:rsidRPr="004962B0">
        <w:rPr>
          <w:rFonts w:ascii="Arial" w:eastAsia="Arial" w:hAnsi="Arial"/>
          <w:color w:val="000000"/>
          <w:sz w:val="24"/>
        </w:rPr>
        <w:tab/>
      </w:r>
      <w:r w:rsidRPr="617CBBD5">
        <w:rPr>
          <w:rFonts w:ascii="Arial" w:eastAsia="Arial" w:hAnsi="Arial"/>
          <w:color w:val="000000"/>
          <w:sz w:val="24"/>
          <w:szCs w:val="24"/>
        </w:rPr>
        <w:t>5.5</w:t>
      </w:r>
      <w:r w:rsidRPr="004962B0">
        <w:rPr>
          <w:rFonts w:ascii="Arial" w:eastAsia="Arial" w:hAnsi="Arial"/>
          <w:color w:val="000000"/>
          <w:sz w:val="24"/>
        </w:rPr>
        <w:tab/>
      </w:r>
      <w:r w:rsidRPr="617CBBD5">
        <w:rPr>
          <w:rFonts w:ascii="Arial" w:eastAsia="Arial" w:hAnsi="Arial"/>
          <w:color w:val="000000"/>
          <w:sz w:val="24"/>
          <w:szCs w:val="24"/>
        </w:rPr>
        <w:t xml:space="preserve">In respect of any wilful and/or deliberate breach by the </w:t>
      </w:r>
      <w:r w:rsidR="00FB2016" w:rsidRPr="617CBBD5">
        <w:rPr>
          <w:rFonts w:ascii="Arial" w:eastAsia="Arial" w:hAnsi="Arial"/>
          <w:color w:val="000000"/>
          <w:sz w:val="24"/>
          <w:szCs w:val="24"/>
        </w:rPr>
        <w:t xml:space="preserve">Clinical </w:t>
      </w:r>
      <w:r w:rsidRPr="617CBBD5">
        <w:rPr>
          <w:rFonts w:ascii="Arial" w:eastAsia="Arial" w:hAnsi="Arial"/>
          <w:color w:val="000000"/>
          <w:sz w:val="24"/>
          <w:szCs w:val="24"/>
        </w:rPr>
        <w:t>Organisation,</w:t>
      </w:r>
      <w:r w:rsidR="005C6006" w:rsidRPr="617CBBD5">
        <w:rPr>
          <w:rFonts w:ascii="Arial" w:eastAsia="Arial" w:hAnsi="Arial"/>
          <w:color w:val="000000"/>
          <w:sz w:val="24"/>
          <w:szCs w:val="24"/>
        </w:rPr>
        <w:t xml:space="preserve"> </w:t>
      </w:r>
      <w:r w:rsidRPr="617CBBD5">
        <w:rPr>
          <w:rFonts w:ascii="Arial" w:eastAsia="Arial" w:hAnsi="Arial"/>
          <w:color w:val="000000"/>
          <w:sz w:val="24"/>
          <w:szCs w:val="24"/>
        </w:rPr>
        <w:t xml:space="preserve">or any breach of Clauses 6, </w:t>
      </w:r>
      <w:r w:rsidR="004957C2" w:rsidRPr="617CBBD5">
        <w:rPr>
          <w:rFonts w:ascii="Arial" w:eastAsia="Arial" w:hAnsi="Arial"/>
          <w:color w:val="000000"/>
          <w:sz w:val="24"/>
          <w:szCs w:val="24"/>
        </w:rPr>
        <w:t>9</w:t>
      </w:r>
      <w:r w:rsidRPr="617CBBD5">
        <w:rPr>
          <w:rFonts w:ascii="Arial" w:eastAsia="Arial" w:hAnsi="Arial"/>
          <w:color w:val="000000"/>
          <w:sz w:val="24"/>
          <w:szCs w:val="24"/>
        </w:rPr>
        <w:t>, 1</w:t>
      </w:r>
      <w:r w:rsidR="004957C2" w:rsidRPr="617CBBD5">
        <w:rPr>
          <w:rFonts w:ascii="Arial" w:eastAsia="Arial" w:hAnsi="Arial"/>
          <w:color w:val="000000"/>
          <w:sz w:val="24"/>
          <w:szCs w:val="24"/>
        </w:rPr>
        <w:t>1</w:t>
      </w:r>
      <w:r w:rsidRPr="617CBBD5">
        <w:rPr>
          <w:rFonts w:ascii="Arial" w:eastAsia="Arial" w:hAnsi="Arial"/>
          <w:color w:val="000000"/>
          <w:sz w:val="24"/>
          <w:szCs w:val="24"/>
        </w:rPr>
        <w:t xml:space="preserve"> or 1</w:t>
      </w:r>
      <w:r w:rsidR="004957C2" w:rsidRPr="617CBBD5">
        <w:rPr>
          <w:rFonts w:ascii="Arial" w:eastAsia="Arial" w:hAnsi="Arial"/>
          <w:color w:val="000000"/>
          <w:sz w:val="24"/>
          <w:szCs w:val="24"/>
        </w:rPr>
        <w:t>2</w:t>
      </w:r>
      <w:r w:rsidRPr="617CBBD5">
        <w:rPr>
          <w:rFonts w:ascii="Arial" w:eastAsia="Arial" w:hAnsi="Arial"/>
          <w:color w:val="000000"/>
          <w:sz w:val="24"/>
          <w:szCs w:val="24"/>
        </w:rPr>
        <w:t xml:space="preserve"> the </w:t>
      </w:r>
      <w:r w:rsidR="00FB2016" w:rsidRPr="617CBBD5">
        <w:rPr>
          <w:rFonts w:ascii="Arial" w:eastAsia="Arial" w:hAnsi="Arial"/>
          <w:color w:val="000000"/>
          <w:sz w:val="24"/>
          <w:szCs w:val="24"/>
        </w:rPr>
        <w:t xml:space="preserve">Clinical </w:t>
      </w:r>
      <w:r w:rsidRPr="617CBBD5">
        <w:rPr>
          <w:rFonts w:ascii="Arial" w:eastAsia="Arial" w:hAnsi="Arial"/>
          <w:color w:val="000000"/>
          <w:sz w:val="24"/>
          <w:szCs w:val="24"/>
        </w:rPr>
        <w:t>Organisation’s liability to</w:t>
      </w:r>
      <w:r w:rsidR="005C6006" w:rsidRPr="617CBBD5">
        <w:rPr>
          <w:rFonts w:ascii="Arial" w:eastAsia="Arial" w:hAnsi="Arial"/>
          <w:color w:val="000000"/>
          <w:sz w:val="24"/>
          <w:szCs w:val="24"/>
        </w:rPr>
        <w:t xml:space="preserve"> </w:t>
      </w:r>
      <w:r w:rsidRPr="617CBBD5">
        <w:rPr>
          <w:rFonts w:ascii="Arial" w:eastAsia="Arial" w:hAnsi="Arial"/>
          <w:color w:val="000000"/>
          <w:sz w:val="24"/>
          <w:szCs w:val="24"/>
        </w:rPr>
        <w:t>the Sponsor arising out of or in connection with the breach shall not exceed two times the value of the Agreement.</w:t>
      </w:r>
      <w:r w:rsidR="00476196">
        <w:rPr>
          <w:rFonts w:ascii="Arial" w:eastAsia="Arial" w:hAnsi="Arial"/>
          <w:color w:val="000000"/>
          <w:sz w:val="24"/>
          <w:szCs w:val="24"/>
        </w:rPr>
        <w:t xml:space="preserve"> For Clarity, </w:t>
      </w:r>
      <w:r w:rsidR="094368B2" w:rsidRPr="094368B2">
        <w:rPr>
          <w:rFonts w:ascii="Arial" w:eastAsia="Arial" w:hAnsi="Arial"/>
          <w:color w:val="000000" w:themeColor="text1"/>
          <w:sz w:val="24"/>
          <w:szCs w:val="24"/>
        </w:rPr>
        <w:t>the “value of the Agreement” is the total sum of the amounts specified in Appendix 2 based on the full enrolment of Clinical Trial Subjects or the full period of the Clinical Trial</w:t>
      </w:r>
      <w:r w:rsidR="00476196">
        <w:rPr>
          <w:rFonts w:ascii="Arial" w:eastAsia="Arial" w:hAnsi="Arial"/>
          <w:color w:val="000000"/>
          <w:sz w:val="24"/>
          <w:szCs w:val="24"/>
        </w:rPr>
        <w:t xml:space="preserve">.  </w:t>
      </w:r>
    </w:p>
    <w:p w14:paraId="7528C9C0" w14:textId="0A85AF1D" w:rsidR="00A1452D" w:rsidRPr="004962B0" w:rsidRDefault="094368B2" w:rsidP="617CBBD5">
      <w:pPr>
        <w:tabs>
          <w:tab w:val="decimal" w:pos="216"/>
          <w:tab w:val="left" w:pos="648"/>
        </w:tabs>
        <w:spacing w:before="242" w:line="276" w:lineRule="exact"/>
        <w:ind w:left="642" w:right="62" w:hanging="570"/>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lastRenderedPageBreak/>
        <w:t>5.6</w:t>
      </w:r>
      <w:r w:rsidR="00736E94">
        <w:tab/>
      </w:r>
      <w:r w:rsidRPr="094368B2">
        <w:rPr>
          <w:rFonts w:ascii="Arial" w:eastAsia="Arial" w:hAnsi="Arial"/>
          <w:color w:val="000000" w:themeColor="text1"/>
          <w:sz w:val="24"/>
          <w:szCs w:val="24"/>
        </w:rPr>
        <w:t xml:space="preserve">The Sponsor shall take out appropriate insurance cover for the Clinical Trial, including but not limited to, Clinical Trials insurance and such Insurance </w:t>
      </w:r>
      <w:proofErr w:type="gramStart"/>
      <w:r w:rsidRPr="094368B2">
        <w:rPr>
          <w:rFonts w:ascii="Arial" w:eastAsia="Arial" w:hAnsi="Arial"/>
          <w:color w:val="000000" w:themeColor="text1"/>
          <w:sz w:val="24"/>
          <w:szCs w:val="24"/>
        </w:rPr>
        <w:t>shall be detailed</w:t>
      </w:r>
      <w:proofErr w:type="gramEnd"/>
      <w:r w:rsidRPr="094368B2">
        <w:rPr>
          <w:rFonts w:ascii="Arial" w:eastAsia="Arial" w:hAnsi="Arial"/>
          <w:color w:val="000000" w:themeColor="text1"/>
          <w:sz w:val="24"/>
          <w:szCs w:val="24"/>
        </w:rPr>
        <w:t xml:space="preserve"> in the certificate of insurance provided by the Sponsor to the clinical Organisation. Where Investigational Medicinal Products are being used or supplied for the Clinical Trial, the Sponsor shall ensure that the appropriate insurance cover is in place. The Clinical Organisation is a delegated state authority under the NTMA Amendment Act and has the benefit of state indemnity cover (“State Indemnity”). </w:t>
      </w:r>
      <w:proofErr w:type="gramStart"/>
      <w:r w:rsidRPr="094368B2">
        <w:rPr>
          <w:rFonts w:ascii="Arial" w:eastAsia="Arial" w:hAnsi="Arial"/>
          <w:color w:val="000000" w:themeColor="text1"/>
          <w:sz w:val="24"/>
          <w:szCs w:val="24"/>
        </w:rPr>
        <w:t>State Indemnity is provided under two schemes – (</w:t>
      </w:r>
      <w:proofErr w:type="spellStart"/>
      <w:r w:rsidRPr="094368B2">
        <w:rPr>
          <w:rFonts w:ascii="Arial" w:eastAsia="Arial" w:hAnsi="Arial"/>
          <w:color w:val="000000" w:themeColor="text1"/>
          <w:sz w:val="24"/>
          <w:szCs w:val="24"/>
        </w:rPr>
        <w:t>i</w:t>
      </w:r>
      <w:proofErr w:type="spellEnd"/>
      <w:r w:rsidRPr="094368B2">
        <w:rPr>
          <w:rFonts w:ascii="Arial" w:eastAsia="Arial" w:hAnsi="Arial"/>
          <w:color w:val="000000" w:themeColor="text1"/>
          <w:sz w:val="24"/>
          <w:szCs w:val="24"/>
        </w:rPr>
        <w:t>) the Clinical Indemnity Scheme (“CIS”) (covers personal injury claims arising from the provision of, or the failure to provide professional medical services by the Clinical Organisation) and (ii) the General Indemnity Scheme (“GIS”) (covers personal injuries and property damages claims by Personnel, staff, patients (arising from the provision of non-medical services) visitors and contractors which were the result of a negligent act of omission on the part of the Clinical Organisation).</w:t>
      </w:r>
      <w:proofErr w:type="gramEnd"/>
      <w:r w:rsidRPr="094368B2">
        <w:rPr>
          <w:rFonts w:ascii="Arial" w:eastAsia="Arial" w:hAnsi="Arial"/>
          <w:color w:val="000000" w:themeColor="text1"/>
          <w:sz w:val="24"/>
          <w:szCs w:val="24"/>
        </w:rPr>
        <w:t xml:space="preserve"> State Indemnity </w:t>
      </w:r>
      <w:proofErr w:type="gramStart"/>
      <w:r w:rsidRPr="094368B2">
        <w:rPr>
          <w:rFonts w:ascii="Arial" w:eastAsia="Arial" w:hAnsi="Arial"/>
          <w:color w:val="000000" w:themeColor="text1"/>
          <w:sz w:val="24"/>
          <w:szCs w:val="24"/>
        </w:rPr>
        <w:t>is operated</w:t>
      </w:r>
      <w:proofErr w:type="gramEnd"/>
      <w:r w:rsidRPr="094368B2">
        <w:rPr>
          <w:rFonts w:ascii="Arial" w:eastAsia="Arial" w:hAnsi="Arial"/>
          <w:color w:val="000000" w:themeColor="text1"/>
          <w:sz w:val="24"/>
          <w:szCs w:val="24"/>
        </w:rPr>
        <w:t xml:space="preserve"> by the State Claims Agency on behalf of the Government of Ireland It is enshrined in legislation and is unlimited in amount. </w:t>
      </w:r>
    </w:p>
    <w:p w14:paraId="38D0D19F" w14:textId="6120963D" w:rsidR="00D90B60" w:rsidRPr="004962B0" w:rsidRDefault="00736E94" w:rsidP="094368B2">
      <w:pPr>
        <w:tabs>
          <w:tab w:val="decimal" w:pos="216"/>
          <w:tab w:val="left" w:pos="648"/>
        </w:tabs>
        <w:spacing w:before="242" w:line="276" w:lineRule="exact"/>
        <w:ind w:left="642" w:right="62" w:hanging="570"/>
        <w:jc w:val="both"/>
        <w:textAlignment w:val="baseline"/>
        <w:rPr>
          <w:rFonts w:ascii="Arial" w:eastAsia="Arial" w:hAnsi="Arial"/>
          <w:color w:val="000000"/>
          <w:sz w:val="24"/>
          <w:szCs w:val="24"/>
        </w:rPr>
      </w:pPr>
      <w:r w:rsidRPr="094368B2">
        <w:rPr>
          <w:rFonts w:ascii="Arial" w:eastAsia="Arial" w:hAnsi="Arial"/>
          <w:color w:val="000000"/>
          <w:sz w:val="24"/>
          <w:szCs w:val="24"/>
        </w:rPr>
        <w:t>5.6.1</w:t>
      </w:r>
      <w:r w:rsidR="00E17D5C">
        <w:rPr>
          <w:rFonts w:ascii="Arial" w:eastAsia="Arial" w:hAnsi="Arial"/>
          <w:color w:val="000000"/>
          <w:sz w:val="24"/>
          <w:szCs w:val="24"/>
        </w:rPr>
        <w:tab/>
      </w:r>
      <w:r w:rsidRPr="094368B2">
        <w:rPr>
          <w:rFonts w:ascii="Arial" w:eastAsia="Arial" w:hAnsi="Arial"/>
          <w:color w:val="000000"/>
          <w:sz w:val="24"/>
          <w:szCs w:val="24"/>
        </w:rPr>
        <w:t>The Sponsor</w:t>
      </w:r>
      <w:r w:rsidR="00747281" w:rsidRPr="094368B2">
        <w:rPr>
          <w:rFonts w:ascii="Arial" w:eastAsia="Arial" w:hAnsi="Arial"/>
          <w:color w:val="000000"/>
          <w:sz w:val="24"/>
          <w:szCs w:val="24"/>
        </w:rPr>
        <w:t xml:space="preserve"> </w:t>
      </w:r>
      <w:r w:rsidRPr="094368B2">
        <w:rPr>
          <w:rFonts w:ascii="Arial" w:eastAsia="Arial" w:hAnsi="Arial"/>
          <w:color w:val="000000"/>
          <w:sz w:val="24"/>
          <w:szCs w:val="24"/>
        </w:rPr>
        <w:t xml:space="preserve">shall produce to the </w:t>
      </w:r>
      <w:r w:rsidR="00A1452D" w:rsidRPr="094368B2">
        <w:rPr>
          <w:rFonts w:ascii="Arial" w:eastAsia="Arial" w:hAnsi="Arial"/>
          <w:color w:val="000000"/>
          <w:sz w:val="24"/>
          <w:szCs w:val="24"/>
        </w:rPr>
        <w:t xml:space="preserve">Clinical </w:t>
      </w:r>
      <w:r w:rsidRPr="094368B2">
        <w:rPr>
          <w:rFonts w:ascii="Arial" w:eastAsia="Arial" w:hAnsi="Arial"/>
          <w:color w:val="000000"/>
          <w:sz w:val="24"/>
          <w:szCs w:val="24"/>
        </w:rPr>
        <w:t xml:space="preserve">Organisation on request, copies of insurance certificates, </w:t>
      </w:r>
      <w:r w:rsidR="094368B2" w:rsidRPr="094368B2">
        <w:rPr>
          <w:rFonts w:ascii="Arial" w:eastAsia="Arial" w:hAnsi="Arial"/>
          <w:color w:val="000000" w:themeColor="text1"/>
          <w:sz w:val="24"/>
          <w:szCs w:val="24"/>
        </w:rPr>
        <w:t>if required</w:t>
      </w:r>
      <w:r w:rsidR="00476196" w:rsidRPr="094368B2">
        <w:rPr>
          <w:rFonts w:ascii="Arial" w:eastAsia="Arial" w:hAnsi="Arial"/>
          <w:color w:val="000000"/>
          <w:sz w:val="24"/>
          <w:szCs w:val="24"/>
        </w:rPr>
        <w:t xml:space="preserve">, </w:t>
      </w:r>
      <w:r w:rsidRPr="094368B2">
        <w:rPr>
          <w:rFonts w:ascii="Arial" w:eastAsia="Arial" w:hAnsi="Arial"/>
          <w:color w:val="000000"/>
          <w:sz w:val="24"/>
          <w:szCs w:val="24"/>
        </w:rPr>
        <w:t>together with evidence that the policies to which they refer remain in full force and effect, or other evidence</w:t>
      </w:r>
      <w:r w:rsidR="00FB2016" w:rsidRPr="004962B0">
        <w:t xml:space="preserve"> </w:t>
      </w:r>
      <w:r w:rsidR="00460174" w:rsidRPr="094368B2">
        <w:rPr>
          <w:rFonts w:ascii="Arial" w:eastAsia="Arial" w:hAnsi="Arial"/>
          <w:color w:val="000000"/>
          <w:sz w:val="24"/>
          <w:szCs w:val="24"/>
        </w:rPr>
        <w:t>concerning the indemnity.</w:t>
      </w:r>
      <w:r w:rsidR="00A1452D" w:rsidRPr="094368B2">
        <w:rPr>
          <w:rFonts w:ascii="Arial" w:eastAsia="Arial" w:hAnsi="Arial"/>
          <w:color w:val="000000"/>
          <w:sz w:val="24"/>
          <w:szCs w:val="24"/>
        </w:rPr>
        <w:t xml:space="preserve"> Insurance </w:t>
      </w:r>
      <w:proofErr w:type="gramStart"/>
      <w:r w:rsidR="00A1452D" w:rsidRPr="094368B2">
        <w:rPr>
          <w:rFonts w:ascii="Arial" w:eastAsia="Arial" w:hAnsi="Arial"/>
          <w:color w:val="000000"/>
          <w:sz w:val="24"/>
          <w:szCs w:val="24"/>
        </w:rPr>
        <w:t>shall be placed</w:t>
      </w:r>
      <w:proofErr w:type="gramEnd"/>
      <w:r w:rsidR="00A1452D" w:rsidRPr="094368B2">
        <w:rPr>
          <w:rFonts w:ascii="Arial" w:eastAsia="Arial" w:hAnsi="Arial"/>
          <w:color w:val="000000"/>
          <w:sz w:val="24"/>
          <w:szCs w:val="24"/>
        </w:rPr>
        <w:t xml:space="preserve"> with an insurer authorized to transact the business within the Republic of Ireland or within the EU under the Freedom of Services Directive and the </w:t>
      </w:r>
      <w:r w:rsidR="001A7A35" w:rsidRPr="094368B2">
        <w:rPr>
          <w:rFonts w:ascii="Arial" w:eastAsia="Arial" w:hAnsi="Arial"/>
          <w:color w:val="000000"/>
          <w:sz w:val="24"/>
          <w:szCs w:val="24"/>
        </w:rPr>
        <w:t>i</w:t>
      </w:r>
      <w:r w:rsidR="00A1452D" w:rsidRPr="094368B2">
        <w:rPr>
          <w:rFonts w:ascii="Arial" w:eastAsia="Arial" w:hAnsi="Arial"/>
          <w:color w:val="000000"/>
          <w:sz w:val="24"/>
          <w:szCs w:val="24"/>
        </w:rPr>
        <w:t>nsurance territorial and jurisdictional limits shall include Ireland.</w:t>
      </w:r>
      <w:r w:rsidR="00460174" w:rsidRPr="094368B2">
        <w:rPr>
          <w:rFonts w:ascii="Arial" w:eastAsia="Arial" w:hAnsi="Arial"/>
          <w:color w:val="000000"/>
          <w:sz w:val="24"/>
          <w:szCs w:val="24"/>
        </w:rPr>
        <w:t xml:space="preserve"> The </w:t>
      </w:r>
      <w:r w:rsidR="00A1452D" w:rsidRPr="094368B2">
        <w:rPr>
          <w:rFonts w:ascii="Arial" w:eastAsia="Arial" w:hAnsi="Arial"/>
          <w:color w:val="000000"/>
          <w:sz w:val="24"/>
          <w:szCs w:val="24"/>
        </w:rPr>
        <w:t xml:space="preserve">Clinical </w:t>
      </w:r>
      <w:r w:rsidR="00460174" w:rsidRPr="094368B2">
        <w:rPr>
          <w:rFonts w:ascii="Arial" w:eastAsia="Arial" w:hAnsi="Arial"/>
          <w:color w:val="000000"/>
          <w:sz w:val="24"/>
          <w:szCs w:val="24"/>
        </w:rPr>
        <w:t>Organisation shall produce to the Sponsor on request evidence</w:t>
      </w:r>
      <w:r w:rsidR="00045D02" w:rsidRPr="094368B2">
        <w:rPr>
          <w:rFonts w:ascii="Arial" w:eastAsia="Arial" w:hAnsi="Arial"/>
          <w:color w:val="000000"/>
          <w:sz w:val="24"/>
          <w:szCs w:val="24"/>
        </w:rPr>
        <w:t xml:space="preserve"> of </w:t>
      </w:r>
      <w:r w:rsidR="00463ED3" w:rsidRPr="094368B2">
        <w:rPr>
          <w:rFonts w:ascii="Arial" w:eastAsia="Arial" w:hAnsi="Arial"/>
          <w:color w:val="000000"/>
          <w:sz w:val="24"/>
          <w:szCs w:val="24"/>
        </w:rPr>
        <w:t xml:space="preserve">indemnity under the </w:t>
      </w:r>
      <w:r w:rsidR="00460174" w:rsidRPr="094368B2">
        <w:rPr>
          <w:rFonts w:ascii="Arial" w:eastAsia="Arial" w:hAnsi="Arial"/>
          <w:color w:val="000000"/>
          <w:sz w:val="24"/>
          <w:szCs w:val="24"/>
        </w:rPr>
        <w:t>State Claims Agency’s CIS and/or GIS</w:t>
      </w:r>
      <w:r w:rsidR="00463ED3" w:rsidRPr="094368B2">
        <w:rPr>
          <w:rFonts w:ascii="Arial" w:eastAsia="Arial" w:hAnsi="Arial"/>
          <w:color w:val="000000"/>
          <w:sz w:val="24"/>
          <w:szCs w:val="24"/>
        </w:rPr>
        <w:t xml:space="preserve"> Schemes</w:t>
      </w:r>
      <w:r w:rsidR="00460174" w:rsidRPr="094368B2">
        <w:rPr>
          <w:rFonts w:ascii="Arial" w:eastAsia="Arial" w:hAnsi="Arial"/>
          <w:color w:val="000000"/>
          <w:sz w:val="24"/>
          <w:szCs w:val="24"/>
        </w:rPr>
        <w:t>. The terms of insurance, or of the relevant State Claims Agency’s negligence indemnity scheme(s), or the amount of cover, shall not relieve any Party of any liabilities under this Agreement.</w:t>
      </w:r>
    </w:p>
    <w:p w14:paraId="3E0698CE" w14:textId="77777777" w:rsidR="00D90B60" w:rsidRPr="004962B0" w:rsidRDefault="00736E94" w:rsidP="094368B2">
      <w:pPr>
        <w:tabs>
          <w:tab w:val="decimal" w:pos="216"/>
          <w:tab w:val="left" w:pos="648"/>
        </w:tabs>
        <w:spacing w:before="242" w:line="277" w:lineRule="exact"/>
        <w:ind w:left="72" w:right="62"/>
        <w:jc w:val="both"/>
        <w:textAlignment w:val="baseline"/>
        <w:rPr>
          <w:rFonts w:ascii="Arial" w:eastAsia="Arial" w:hAnsi="Arial"/>
          <w:color w:val="000000"/>
          <w:sz w:val="24"/>
          <w:szCs w:val="24"/>
        </w:rPr>
      </w:pPr>
      <w:r w:rsidRPr="004962B0">
        <w:rPr>
          <w:rFonts w:ascii="Arial" w:eastAsia="Arial" w:hAnsi="Arial"/>
          <w:color w:val="000000"/>
          <w:sz w:val="24"/>
        </w:rPr>
        <w:tab/>
      </w:r>
      <w:r w:rsidRPr="094368B2">
        <w:rPr>
          <w:rFonts w:ascii="Arial" w:eastAsia="Arial" w:hAnsi="Arial"/>
          <w:color w:val="000000"/>
          <w:sz w:val="24"/>
          <w:szCs w:val="24"/>
        </w:rPr>
        <w:t>5.7</w:t>
      </w:r>
      <w:r w:rsidRPr="004962B0">
        <w:rPr>
          <w:rFonts w:ascii="Arial" w:eastAsia="Arial" w:hAnsi="Arial"/>
          <w:color w:val="000000"/>
          <w:sz w:val="24"/>
        </w:rPr>
        <w:tab/>
      </w:r>
      <w:r w:rsidRPr="094368B2">
        <w:rPr>
          <w:rFonts w:ascii="Arial" w:eastAsia="Arial" w:hAnsi="Arial"/>
          <w:color w:val="000000"/>
          <w:sz w:val="24"/>
          <w:szCs w:val="24"/>
        </w:rPr>
        <w:t>Nothing in this Agreement will operate to limit or exclude any liability for fraud.</w:t>
      </w:r>
    </w:p>
    <w:p w14:paraId="1E20DAB9" w14:textId="2C0C912F" w:rsidR="007B78D7" w:rsidRPr="004962B0" w:rsidRDefault="094368B2" w:rsidP="094368B2">
      <w:pPr>
        <w:keepNext/>
        <w:keepLines/>
        <w:tabs>
          <w:tab w:val="left" w:pos="567"/>
          <w:tab w:val="left" w:pos="1418"/>
          <w:tab w:val="left" w:pos="1843"/>
        </w:tabs>
        <w:spacing w:before="360" w:after="240"/>
        <w:ind w:left="567" w:right="62" w:hanging="567"/>
        <w:jc w:val="both"/>
        <w:outlineLvl w:val="1"/>
        <w:rPr>
          <w:rFonts w:ascii="Arial" w:eastAsiaTheme="majorEastAsia" w:hAnsi="Arial" w:cstheme="majorBidi"/>
          <w:b/>
          <w:bCs/>
          <w:color w:val="003087"/>
          <w:sz w:val="32"/>
          <w:szCs w:val="32"/>
        </w:rPr>
      </w:pPr>
      <w:r w:rsidRPr="094368B2">
        <w:rPr>
          <w:rFonts w:ascii="Arial" w:eastAsiaTheme="majorEastAsia" w:hAnsi="Arial" w:cstheme="majorBidi"/>
          <w:b/>
          <w:bCs/>
          <w:color w:val="003087"/>
          <w:sz w:val="32"/>
          <w:szCs w:val="32"/>
        </w:rPr>
        <w:t>6. Medical Records</w:t>
      </w:r>
    </w:p>
    <w:p w14:paraId="6D73B469" w14:textId="77777777" w:rsidR="007B78D7" w:rsidRPr="004962B0" w:rsidRDefault="094368B2" w:rsidP="094368B2">
      <w:pPr>
        <w:tabs>
          <w:tab w:val="left" w:pos="567"/>
          <w:tab w:val="left" w:pos="1418"/>
          <w:tab w:val="left" w:pos="1843"/>
        </w:tabs>
        <w:spacing w:after="240"/>
        <w:ind w:left="567" w:right="62" w:hanging="567"/>
        <w:jc w:val="both"/>
        <w:rPr>
          <w:rFonts w:ascii="Arial" w:eastAsiaTheme="minorEastAsia" w:hAnsi="Arial" w:cstheme="minorBidi"/>
          <w:color w:val="000000" w:themeColor="text1"/>
          <w:sz w:val="24"/>
          <w:szCs w:val="24"/>
        </w:rPr>
      </w:pPr>
      <w:r w:rsidRPr="094368B2">
        <w:rPr>
          <w:rFonts w:ascii="Arial" w:eastAsiaTheme="minorEastAsia" w:hAnsi="Arial" w:cstheme="minorBidi"/>
          <w:color w:val="000000" w:themeColor="text1"/>
          <w:sz w:val="24"/>
          <w:szCs w:val="24"/>
        </w:rPr>
        <w:t>6.1</w:t>
      </w:r>
      <w:r w:rsidRPr="094368B2">
        <w:rPr>
          <w:rFonts w:ascii="Arial" w:eastAsiaTheme="minorEastAsia" w:hAnsi="Arial" w:cstheme="minorBidi"/>
          <w:b/>
          <w:bCs/>
          <w:color w:val="000000" w:themeColor="text1"/>
          <w:sz w:val="24"/>
          <w:szCs w:val="24"/>
        </w:rPr>
        <w:t xml:space="preserve"> </w:t>
      </w:r>
      <w:r w:rsidR="00736E94">
        <w:tab/>
      </w:r>
      <w:r w:rsidRPr="094368B2">
        <w:rPr>
          <w:rFonts w:ascii="Arial" w:eastAsiaTheme="minorEastAsia" w:hAnsi="Arial" w:cstheme="minorBidi"/>
          <w:b/>
          <w:bCs/>
          <w:color w:val="000000" w:themeColor="text1"/>
          <w:sz w:val="24"/>
          <w:szCs w:val="24"/>
        </w:rPr>
        <w:t>Medical Records</w:t>
      </w:r>
      <w:r w:rsidRPr="094368B2">
        <w:rPr>
          <w:rFonts w:ascii="Arial" w:eastAsiaTheme="minorEastAsia" w:hAnsi="Arial" w:cstheme="minorBidi"/>
          <w:color w:val="000000" w:themeColor="text1"/>
          <w:sz w:val="24"/>
          <w:szCs w:val="24"/>
        </w:rPr>
        <w:t xml:space="preserve">: All </w:t>
      </w:r>
      <w:proofErr w:type="gramStart"/>
      <w:r w:rsidRPr="094368B2">
        <w:rPr>
          <w:rFonts w:ascii="Arial" w:eastAsiaTheme="minorEastAsia" w:hAnsi="Arial" w:cstheme="minorBidi"/>
          <w:color w:val="000000" w:themeColor="text1"/>
          <w:sz w:val="24"/>
          <w:szCs w:val="24"/>
        </w:rPr>
        <w:t>right and title</w:t>
      </w:r>
      <w:proofErr w:type="gramEnd"/>
      <w:r w:rsidRPr="094368B2">
        <w:rPr>
          <w:rFonts w:ascii="Arial" w:eastAsiaTheme="minorEastAsia" w:hAnsi="Arial" w:cstheme="minorBidi"/>
          <w:color w:val="000000" w:themeColor="text1"/>
          <w:sz w:val="24"/>
          <w:szCs w:val="24"/>
        </w:rPr>
        <w:t xml:space="preserve"> and interest in a Clinical Trial Subject’s Medical Records shall vest and remain vested in the Clinical Organisation. </w:t>
      </w:r>
    </w:p>
    <w:p w14:paraId="0ADD0BBF" w14:textId="77777777" w:rsidR="007B78D7" w:rsidRPr="004962B0" w:rsidRDefault="094368B2" w:rsidP="094368B2">
      <w:pPr>
        <w:tabs>
          <w:tab w:val="left" w:pos="567"/>
          <w:tab w:val="left" w:pos="1418"/>
          <w:tab w:val="left" w:pos="1843"/>
        </w:tabs>
        <w:spacing w:after="240"/>
        <w:ind w:left="567" w:right="62" w:hanging="567"/>
        <w:jc w:val="both"/>
        <w:rPr>
          <w:rFonts w:ascii="Arial" w:eastAsiaTheme="minorEastAsia" w:hAnsi="Arial" w:cstheme="minorBidi"/>
          <w:color w:val="000000" w:themeColor="text1"/>
          <w:sz w:val="24"/>
          <w:szCs w:val="24"/>
        </w:rPr>
      </w:pPr>
      <w:r w:rsidRPr="094368B2">
        <w:rPr>
          <w:rFonts w:ascii="Arial" w:eastAsiaTheme="minorEastAsia" w:hAnsi="Arial" w:cstheme="minorBidi"/>
          <w:color w:val="000000" w:themeColor="text1"/>
          <w:sz w:val="24"/>
          <w:szCs w:val="24"/>
        </w:rPr>
        <w:t>6.2</w:t>
      </w:r>
      <w:r w:rsidRPr="094368B2">
        <w:rPr>
          <w:rFonts w:ascii="Arial" w:eastAsiaTheme="minorEastAsia" w:hAnsi="Arial" w:cstheme="minorBidi"/>
          <w:b/>
          <w:bCs/>
          <w:color w:val="000000" w:themeColor="text1"/>
          <w:sz w:val="24"/>
          <w:szCs w:val="24"/>
        </w:rPr>
        <w:t xml:space="preserve"> </w:t>
      </w:r>
      <w:r w:rsidR="00736E94">
        <w:tab/>
      </w:r>
      <w:r w:rsidRPr="094368B2">
        <w:rPr>
          <w:rFonts w:ascii="Arial" w:eastAsiaTheme="minorEastAsia" w:hAnsi="Arial" w:cstheme="minorBidi"/>
          <w:b/>
          <w:bCs/>
          <w:color w:val="000000" w:themeColor="text1"/>
          <w:sz w:val="24"/>
          <w:szCs w:val="24"/>
        </w:rPr>
        <w:t>Medical Confidentiality</w:t>
      </w:r>
      <w:r w:rsidRPr="094368B2">
        <w:rPr>
          <w:rFonts w:ascii="Arial" w:eastAsiaTheme="minorEastAsia" w:hAnsi="Arial" w:cstheme="minorBidi"/>
          <w:color w:val="000000" w:themeColor="text1"/>
          <w:sz w:val="24"/>
          <w:szCs w:val="24"/>
        </w:rPr>
        <w:t xml:space="preserve">: The Parties shall adhere to the principles of medical confidentiality in relation to Clinical Trial Subjects. The Medical Records and any other Personal Data of a Clinical Trial Subject shall not be disclosed to the Sponsor by the Clinical Organisation, save where necessary in any of the following circumstances: </w:t>
      </w:r>
    </w:p>
    <w:p w14:paraId="5D184B91" w14:textId="77777777" w:rsidR="007B78D7" w:rsidRPr="004962B0" w:rsidRDefault="094368B2" w:rsidP="094368B2">
      <w:pPr>
        <w:tabs>
          <w:tab w:val="left" w:pos="567"/>
          <w:tab w:val="left" w:pos="1418"/>
          <w:tab w:val="left" w:pos="1843"/>
        </w:tabs>
        <w:spacing w:after="120"/>
        <w:ind w:left="1135" w:right="62" w:hanging="567"/>
        <w:jc w:val="both"/>
        <w:rPr>
          <w:rFonts w:ascii="Arial" w:eastAsiaTheme="minorEastAsia" w:hAnsi="Arial" w:cstheme="minorBidi"/>
          <w:color w:val="000000" w:themeColor="text1"/>
          <w:sz w:val="24"/>
          <w:szCs w:val="24"/>
        </w:rPr>
      </w:pPr>
      <w:r w:rsidRPr="094368B2">
        <w:rPr>
          <w:rFonts w:ascii="Arial" w:eastAsiaTheme="minorEastAsia" w:hAnsi="Arial" w:cstheme="minorBidi"/>
          <w:color w:val="000000" w:themeColor="text1"/>
          <w:sz w:val="24"/>
          <w:szCs w:val="24"/>
        </w:rPr>
        <w:t xml:space="preserve">6.2.1 </w:t>
      </w:r>
      <w:proofErr w:type="gramStart"/>
      <w:r w:rsidRPr="094368B2">
        <w:rPr>
          <w:rFonts w:ascii="Arial" w:eastAsiaTheme="minorEastAsia" w:hAnsi="Arial" w:cstheme="minorBidi"/>
          <w:color w:val="000000" w:themeColor="text1"/>
          <w:sz w:val="24"/>
          <w:szCs w:val="24"/>
        </w:rPr>
        <w:t>to</w:t>
      </w:r>
      <w:proofErr w:type="gramEnd"/>
      <w:r w:rsidRPr="094368B2">
        <w:rPr>
          <w:rFonts w:ascii="Arial" w:eastAsiaTheme="minorEastAsia" w:hAnsi="Arial" w:cstheme="minorBidi"/>
          <w:color w:val="000000" w:themeColor="text1"/>
          <w:sz w:val="24"/>
          <w:szCs w:val="24"/>
        </w:rPr>
        <w:t xml:space="preserve"> the extent that the disclosure is required to satisfy the requirements of the Protocol or compliance with applicable laws; </w:t>
      </w:r>
    </w:p>
    <w:p w14:paraId="0817E7D3" w14:textId="77777777" w:rsidR="007B78D7" w:rsidRPr="004962B0" w:rsidRDefault="094368B2" w:rsidP="094368B2">
      <w:pPr>
        <w:tabs>
          <w:tab w:val="left" w:pos="567"/>
          <w:tab w:val="left" w:pos="1418"/>
          <w:tab w:val="left" w:pos="1843"/>
        </w:tabs>
        <w:spacing w:after="120"/>
        <w:ind w:left="1135" w:right="62" w:hanging="567"/>
        <w:jc w:val="both"/>
        <w:rPr>
          <w:rFonts w:ascii="Arial" w:eastAsiaTheme="minorEastAsia" w:hAnsi="Arial" w:cstheme="minorBidi"/>
          <w:color w:val="000000" w:themeColor="text1"/>
          <w:sz w:val="24"/>
          <w:szCs w:val="24"/>
        </w:rPr>
      </w:pPr>
      <w:r w:rsidRPr="094368B2">
        <w:rPr>
          <w:rFonts w:ascii="Arial" w:eastAsiaTheme="minorEastAsia" w:hAnsi="Arial" w:cstheme="minorBidi"/>
          <w:color w:val="000000" w:themeColor="text1"/>
          <w:sz w:val="24"/>
          <w:szCs w:val="24"/>
        </w:rPr>
        <w:t xml:space="preserve">6.2.2 for the purpose of monitoring, auditing or adverse event reporting or investigation;  </w:t>
      </w:r>
    </w:p>
    <w:p w14:paraId="18253D95" w14:textId="77777777" w:rsidR="007B78D7" w:rsidRPr="004962B0" w:rsidRDefault="094368B2" w:rsidP="094368B2">
      <w:pPr>
        <w:tabs>
          <w:tab w:val="left" w:pos="567"/>
          <w:tab w:val="left" w:pos="1418"/>
          <w:tab w:val="left" w:pos="1843"/>
        </w:tabs>
        <w:spacing w:after="120"/>
        <w:ind w:left="1135" w:right="62" w:hanging="567"/>
        <w:jc w:val="both"/>
        <w:rPr>
          <w:rFonts w:ascii="Arial" w:eastAsiaTheme="minorEastAsia" w:hAnsi="Arial" w:cstheme="minorBidi"/>
          <w:color w:val="000000" w:themeColor="text1"/>
          <w:sz w:val="24"/>
          <w:szCs w:val="24"/>
        </w:rPr>
      </w:pPr>
      <w:r w:rsidRPr="094368B2">
        <w:rPr>
          <w:rFonts w:ascii="Arial" w:eastAsiaTheme="minorEastAsia" w:hAnsi="Arial" w:cstheme="minorBidi"/>
          <w:color w:val="000000" w:themeColor="text1"/>
          <w:sz w:val="24"/>
          <w:szCs w:val="24"/>
        </w:rPr>
        <w:t>6.2.3 for the purposes of investigation or defending any claim or proceeding brought by a Clinical Trial Subject in connection with the Clinical Trial; and</w:t>
      </w:r>
    </w:p>
    <w:p w14:paraId="67B82BE2" w14:textId="77777777" w:rsidR="007B78D7" w:rsidRPr="004962B0" w:rsidRDefault="094368B2" w:rsidP="094368B2">
      <w:pPr>
        <w:tabs>
          <w:tab w:val="left" w:pos="567"/>
          <w:tab w:val="left" w:pos="1418"/>
          <w:tab w:val="left" w:pos="1843"/>
        </w:tabs>
        <w:spacing w:after="120"/>
        <w:ind w:left="1135" w:right="62" w:hanging="567"/>
        <w:jc w:val="both"/>
        <w:rPr>
          <w:rFonts w:ascii="Arial" w:eastAsiaTheme="minorEastAsia" w:hAnsi="Arial" w:cstheme="minorBidi"/>
          <w:color w:val="000000" w:themeColor="text1"/>
          <w:sz w:val="24"/>
          <w:szCs w:val="24"/>
        </w:rPr>
      </w:pPr>
      <w:r w:rsidRPr="094368B2">
        <w:rPr>
          <w:rFonts w:ascii="Arial" w:eastAsiaTheme="minorEastAsia" w:hAnsi="Arial" w:cstheme="minorBidi"/>
          <w:color w:val="000000" w:themeColor="text1"/>
          <w:sz w:val="24"/>
          <w:szCs w:val="24"/>
        </w:rPr>
        <w:t xml:space="preserve">6.2.4 </w:t>
      </w:r>
      <w:proofErr w:type="gramStart"/>
      <w:r w:rsidRPr="094368B2">
        <w:rPr>
          <w:rFonts w:ascii="Arial" w:eastAsiaTheme="minorEastAsia" w:hAnsi="Arial" w:cstheme="minorBidi"/>
          <w:color w:val="000000" w:themeColor="text1"/>
          <w:sz w:val="24"/>
          <w:szCs w:val="24"/>
        </w:rPr>
        <w:t>for the purpose of</w:t>
      </w:r>
      <w:proofErr w:type="gramEnd"/>
      <w:r w:rsidRPr="094368B2">
        <w:rPr>
          <w:rFonts w:ascii="Arial" w:eastAsiaTheme="minorEastAsia" w:hAnsi="Arial" w:cstheme="minorBidi"/>
          <w:color w:val="000000" w:themeColor="text1"/>
          <w:sz w:val="24"/>
          <w:szCs w:val="24"/>
        </w:rPr>
        <w:t xml:space="preserve"> allowing the Sponsor to follow-up with the Clinical Trial Subject after the conclusion of the Clinical Trial. </w:t>
      </w:r>
    </w:p>
    <w:p w14:paraId="1F786421" w14:textId="77777777" w:rsidR="007B78D7" w:rsidRPr="004962B0" w:rsidRDefault="094368B2" w:rsidP="00B04463">
      <w:pPr>
        <w:spacing w:before="240" w:line="300" w:lineRule="atLeast"/>
        <w:ind w:left="720" w:right="62"/>
        <w:jc w:val="both"/>
        <w:rPr>
          <w:rFonts w:ascii="Arial" w:eastAsia="SimSun" w:hAnsi="Arial" w:cs="Arial"/>
          <w:sz w:val="24"/>
          <w:szCs w:val="24"/>
        </w:rPr>
      </w:pPr>
      <w:proofErr w:type="gramStart"/>
      <w:r w:rsidRPr="094368B2">
        <w:rPr>
          <w:rFonts w:ascii="Arial" w:eastAsia="SimSun" w:hAnsi="Arial" w:cs="Arial"/>
          <w:sz w:val="24"/>
          <w:szCs w:val="24"/>
        </w:rPr>
        <w:lastRenderedPageBreak/>
        <w:t>The Sponsor shall not disclose the identity of any Clinical Trial Subject to any third party save in accordance with Data Protection Laws and Guidance or as required by law, and the Clinical Organisation and the relevant Clinical Trial Subject shall be notified by the Sponsor of such intended disclosure prior to such disclosure being made, unless the Sponsor is otherwise prohibited from doing so in accordance with applicable law.</w:t>
      </w:r>
      <w:proofErr w:type="gramEnd"/>
      <w:r w:rsidRPr="094368B2">
        <w:rPr>
          <w:rFonts w:ascii="Arial" w:eastAsia="SimSun" w:hAnsi="Arial" w:cs="Arial"/>
          <w:sz w:val="24"/>
          <w:szCs w:val="24"/>
        </w:rPr>
        <w:t xml:space="preserve"> </w:t>
      </w:r>
    </w:p>
    <w:p w14:paraId="68A61676" w14:textId="77777777" w:rsidR="007B78D7" w:rsidRPr="004962B0" w:rsidRDefault="007B78D7" w:rsidP="004962B0">
      <w:pPr>
        <w:spacing w:line="300" w:lineRule="atLeast"/>
        <w:ind w:left="720" w:right="62"/>
        <w:jc w:val="both"/>
        <w:rPr>
          <w:rFonts w:ascii="Arial" w:eastAsia="SimSun" w:hAnsi="Arial" w:cs="Arial"/>
        </w:rPr>
      </w:pPr>
    </w:p>
    <w:p w14:paraId="46B889DA" w14:textId="77777777" w:rsidR="007B78D7" w:rsidRPr="004962B0" w:rsidRDefault="094368B2" w:rsidP="094368B2">
      <w:pPr>
        <w:tabs>
          <w:tab w:val="left" w:pos="567"/>
          <w:tab w:val="left" w:pos="1418"/>
          <w:tab w:val="left" w:pos="1843"/>
        </w:tabs>
        <w:spacing w:after="240"/>
        <w:ind w:left="567" w:right="62" w:hanging="567"/>
        <w:jc w:val="both"/>
        <w:rPr>
          <w:rFonts w:ascii="Arial" w:eastAsiaTheme="minorEastAsia" w:hAnsi="Arial" w:cstheme="minorBidi"/>
          <w:color w:val="000000" w:themeColor="text1"/>
          <w:sz w:val="24"/>
          <w:szCs w:val="24"/>
        </w:rPr>
      </w:pPr>
      <w:r w:rsidRPr="094368B2">
        <w:rPr>
          <w:rFonts w:ascii="Arial" w:eastAsiaTheme="minorEastAsia" w:hAnsi="Arial" w:cstheme="minorBidi"/>
          <w:color w:val="000000" w:themeColor="text1"/>
          <w:sz w:val="24"/>
          <w:szCs w:val="24"/>
        </w:rPr>
        <w:t xml:space="preserve">6.3 Clinical Trial Subject Consent: </w:t>
      </w:r>
    </w:p>
    <w:p w14:paraId="308D59FF" w14:textId="77777777" w:rsidR="007B78D7" w:rsidRPr="004962B0" w:rsidRDefault="094368B2" w:rsidP="094368B2">
      <w:pPr>
        <w:tabs>
          <w:tab w:val="left" w:pos="567"/>
          <w:tab w:val="left" w:pos="1418"/>
          <w:tab w:val="left" w:pos="1843"/>
        </w:tabs>
        <w:spacing w:after="120"/>
        <w:ind w:left="1135" w:right="62" w:hanging="567"/>
        <w:jc w:val="both"/>
        <w:rPr>
          <w:rFonts w:ascii="Arial" w:eastAsiaTheme="minorEastAsia" w:hAnsi="Arial" w:cstheme="minorBidi"/>
          <w:color w:val="000000" w:themeColor="text1"/>
          <w:sz w:val="24"/>
          <w:szCs w:val="24"/>
        </w:rPr>
      </w:pPr>
      <w:proofErr w:type="gramStart"/>
      <w:r w:rsidRPr="094368B2">
        <w:rPr>
          <w:rFonts w:ascii="Arial" w:eastAsiaTheme="minorEastAsia" w:hAnsi="Arial" w:cstheme="minorBidi"/>
          <w:color w:val="000000" w:themeColor="text1"/>
          <w:sz w:val="24"/>
          <w:szCs w:val="24"/>
        </w:rPr>
        <w:t>6.3.1 The explicit consent of each Clinical Trial Subject shall be obtained by the Clinical  Organisation in accordance with applicable laws, the Protocol, HSE consent policy, the Informed Consent Form (“ICF”) and the Patient Information Leaflet (“PIL”) provided by the Sponsor to the Clinical Organisation for provision to the Clinical Trial Subject, or to the Clinical Trial Subject directly, for their participation in, and the processing of their Personal Data for the purposes of, the Clinical Trial.</w:t>
      </w:r>
      <w:proofErr w:type="gramEnd"/>
    </w:p>
    <w:p w14:paraId="39C25165" w14:textId="77777777" w:rsidR="007B78D7" w:rsidRPr="004962B0" w:rsidRDefault="094368B2" w:rsidP="094368B2">
      <w:pPr>
        <w:tabs>
          <w:tab w:val="left" w:pos="567"/>
          <w:tab w:val="left" w:pos="1418"/>
          <w:tab w:val="left" w:pos="1843"/>
        </w:tabs>
        <w:spacing w:after="120"/>
        <w:ind w:left="1135" w:right="62" w:hanging="567"/>
        <w:jc w:val="both"/>
        <w:rPr>
          <w:rFonts w:ascii="Arial" w:eastAsiaTheme="minorEastAsia" w:hAnsi="Arial" w:cstheme="minorBidi"/>
          <w:color w:val="000000" w:themeColor="text1"/>
          <w:sz w:val="24"/>
          <w:szCs w:val="24"/>
        </w:rPr>
      </w:pPr>
      <w:r w:rsidRPr="094368B2">
        <w:rPr>
          <w:rFonts w:ascii="Arial" w:eastAsiaTheme="minorEastAsia" w:hAnsi="Arial" w:cstheme="minorBidi"/>
          <w:color w:val="000000" w:themeColor="text1"/>
          <w:sz w:val="24"/>
          <w:szCs w:val="24"/>
        </w:rPr>
        <w:t xml:space="preserve">6.3.2 The Sponsor shall obtain ethics committee approval for the PIL and ICF to be utilised for the purposes of 6.3.1. </w:t>
      </w:r>
    </w:p>
    <w:p w14:paraId="6EB96DA6" w14:textId="77777777" w:rsidR="00D90B60" w:rsidRPr="004962B0" w:rsidRDefault="00736E94" w:rsidP="094368B2">
      <w:pPr>
        <w:spacing w:before="366" w:line="366" w:lineRule="exact"/>
        <w:ind w:left="72" w:right="62"/>
        <w:jc w:val="both"/>
        <w:textAlignment w:val="baseline"/>
        <w:rPr>
          <w:rFonts w:ascii="Arial" w:eastAsia="Arial" w:hAnsi="Arial"/>
          <w:b/>
          <w:bCs/>
          <w:color w:val="002F86"/>
          <w:spacing w:val="9"/>
          <w:sz w:val="32"/>
          <w:szCs w:val="32"/>
        </w:rPr>
      </w:pPr>
      <w:r w:rsidRPr="094368B2">
        <w:rPr>
          <w:rFonts w:ascii="Arial" w:eastAsia="Arial" w:hAnsi="Arial"/>
          <w:b/>
          <w:bCs/>
          <w:color w:val="002F86"/>
          <w:spacing w:val="9"/>
          <w:sz w:val="32"/>
          <w:szCs w:val="32"/>
        </w:rPr>
        <w:t>7. Data Protection</w:t>
      </w:r>
    </w:p>
    <w:p w14:paraId="5AB070F7" w14:textId="77777777" w:rsidR="00D90B60" w:rsidRPr="004962B0" w:rsidRDefault="00736E94" w:rsidP="094368B2">
      <w:pPr>
        <w:spacing w:before="234" w:line="277" w:lineRule="exact"/>
        <w:ind w:left="72" w:right="62"/>
        <w:jc w:val="both"/>
        <w:textAlignment w:val="baseline"/>
        <w:rPr>
          <w:rFonts w:ascii="Arial" w:eastAsia="Arial" w:hAnsi="Arial"/>
          <w:color w:val="000000"/>
          <w:spacing w:val="6"/>
          <w:sz w:val="24"/>
          <w:szCs w:val="24"/>
        </w:rPr>
      </w:pPr>
      <w:r w:rsidRPr="094368B2">
        <w:rPr>
          <w:rFonts w:ascii="Arial" w:eastAsia="Arial" w:hAnsi="Arial"/>
          <w:color w:val="000000"/>
          <w:spacing w:val="6"/>
          <w:sz w:val="24"/>
          <w:szCs w:val="24"/>
        </w:rPr>
        <w:t>7.1 The Parties agree:</w:t>
      </w:r>
    </w:p>
    <w:p w14:paraId="3DEA90B8" w14:textId="77777777" w:rsidR="00D90B60" w:rsidRPr="004962B0" w:rsidRDefault="094368B2" w:rsidP="094368B2">
      <w:pPr>
        <w:spacing w:before="116" w:line="277" w:lineRule="exact"/>
        <w:ind w:left="1440" w:right="62" w:hanging="86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7.1.1 </w:t>
      </w:r>
      <w:r w:rsidR="00736E94">
        <w:tab/>
      </w:r>
      <w:r w:rsidRPr="094368B2">
        <w:rPr>
          <w:rFonts w:ascii="Arial" w:eastAsia="Arial" w:hAnsi="Arial"/>
          <w:color w:val="000000" w:themeColor="text1"/>
          <w:sz w:val="24"/>
          <w:szCs w:val="24"/>
        </w:rPr>
        <w:t>To comply with all Data Protection Laws and Guidance in Processing the Personal Data. This Clause 7 is in addition to and does not replace, relieve or remove a Party’s obligations or rights under the Data Protection Laws and Guidance.</w:t>
      </w:r>
    </w:p>
    <w:p w14:paraId="36891CD0" w14:textId="3589BA5F" w:rsidR="00CC00B3" w:rsidRPr="008F71F3" w:rsidRDefault="094368B2" w:rsidP="008F71F3">
      <w:pPr>
        <w:spacing w:before="113" w:line="277" w:lineRule="exact"/>
        <w:ind w:left="1440" w:right="62" w:hanging="864"/>
        <w:jc w:val="both"/>
        <w:textAlignment w:val="baseline"/>
        <w:rPr>
          <w:rFonts w:ascii="Arial" w:eastAsia="Arial" w:hAnsi="Arial"/>
          <w:color w:val="000000" w:themeColor="text1"/>
          <w:sz w:val="24"/>
          <w:szCs w:val="24"/>
        </w:rPr>
      </w:pPr>
      <w:r w:rsidRPr="094368B2">
        <w:rPr>
          <w:rFonts w:ascii="Arial" w:eastAsia="Arial" w:hAnsi="Arial"/>
          <w:color w:val="000000" w:themeColor="text1"/>
          <w:sz w:val="24"/>
          <w:szCs w:val="24"/>
        </w:rPr>
        <w:t xml:space="preserve">7.1.2 </w:t>
      </w:r>
      <w:r w:rsidR="00736E94">
        <w:tab/>
      </w:r>
      <w:r w:rsidRPr="094368B2">
        <w:rPr>
          <w:rFonts w:ascii="Arial" w:eastAsia="Arial" w:hAnsi="Arial"/>
          <w:color w:val="000000" w:themeColor="text1"/>
          <w:sz w:val="24"/>
          <w:szCs w:val="24"/>
        </w:rPr>
        <w:t xml:space="preserve">When a Party is Processing Personal Data, as Controller, for which another Party is at that time a separate and independent Controller, to </w:t>
      </w:r>
      <w:proofErr w:type="gramStart"/>
      <w:r w:rsidRPr="094368B2">
        <w:rPr>
          <w:rFonts w:ascii="Arial" w:eastAsia="Arial" w:hAnsi="Arial"/>
          <w:color w:val="000000" w:themeColor="text1"/>
          <w:sz w:val="24"/>
          <w:szCs w:val="24"/>
        </w:rPr>
        <w:t>promptly and without undue delay, notify</w:t>
      </w:r>
      <w:proofErr w:type="gramEnd"/>
      <w:r w:rsidRPr="094368B2">
        <w:rPr>
          <w:rFonts w:ascii="Arial" w:eastAsia="Arial" w:hAnsi="Arial"/>
          <w:color w:val="000000" w:themeColor="text1"/>
          <w:sz w:val="24"/>
          <w:szCs w:val="24"/>
        </w:rPr>
        <w:t xml:space="preserve"> and inform the other Party/Parties in the event of any Personal Data Breach that relates to that Personal Data Processed for the purpose of the Clinical Trial.</w:t>
      </w:r>
    </w:p>
    <w:p w14:paraId="2EFDDDEA" w14:textId="77777777" w:rsidR="00D90B60" w:rsidRPr="004962B0" w:rsidRDefault="00736E94" w:rsidP="094368B2">
      <w:pPr>
        <w:tabs>
          <w:tab w:val="decimal" w:pos="216"/>
          <w:tab w:val="left" w:pos="648"/>
        </w:tabs>
        <w:spacing w:before="242" w:line="277" w:lineRule="exact"/>
        <w:ind w:left="72" w:right="62"/>
        <w:jc w:val="both"/>
        <w:textAlignment w:val="baseline"/>
        <w:rPr>
          <w:rFonts w:ascii="Arial" w:eastAsia="Arial" w:hAnsi="Arial"/>
          <w:color w:val="000000"/>
          <w:sz w:val="24"/>
          <w:szCs w:val="24"/>
        </w:rPr>
      </w:pPr>
      <w:r w:rsidRPr="004962B0">
        <w:rPr>
          <w:rFonts w:ascii="Arial" w:eastAsia="Arial" w:hAnsi="Arial"/>
          <w:color w:val="000000"/>
          <w:sz w:val="24"/>
        </w:rPr>
        <w:tab/>
      </w:r>
      <w:r w:rsidR="009702D6" w:rsidRPr="094368B2">
        <w:rPr>
          <w:rFonts w:ascii="Arial" w:eastAsia="Arial" w:hAnsi="Arial"/>
          <w:color w:val="000000"/>
          <w:sz w:val="24"/>
          <w:szCs w:val="24"/>
        </w:rPr>
        <w:t>7</w:t>
      </w:r>
      <w:r w:rsidRPr="094368B2">
        <w:rPr>
          <w:rFonts w:ascii="Arial" w:eastAsia="Arial" w:hAnsi="Arial"/>
          <w:color w:val="000000"/>
          <w:sz w:val="24"/>
          <w:szCs w:val="24"/>
        </w:rPr>
        <w:t>.2</w:t>
      </w:r>
      <w:r w:rsidRPr="004962B0">
        <w:rPr>
          <w:rFonts w:ascii="Arial" w:eastAsia="Arial" w:hAnsi="Arial"/>
          <w:color w:val="000000"/>
          <w:sz w:val="24"/>
        </w:rPr>
        <w:tab/>
      </w:r>
      <w:r w:rsidRPr="094368B2">
        <w:rPr>
          <w:rFonts w:ascii="Arial" w:eastAsia="Arial" w:hAnsi="Arial"/>
          <w:b/>
          <w:bCs/>
          <w:color w:val="000000"/>
          <w:sz w:val="24"/>
          <w:szCs w:val="24"/>
        </w:rPr>
        <w:t>Processing of Clinical Trial Subject Personal Data</w:t>
      </w:r>
    </w:p>
    <w:p w14:paraId="5C3737F7" w14:textId="040DA56F" w:rsidR="00D90B60" w:rsidRPr="004962B0" w:rsidRDefault="094368B2" w:rsidP="2D24E174">
      <w:pPr>
        <w:spacing w:before="234" w:line="277" w:lineRule="exact"/>
        <w:ind w:left="1440" w:right="62" w:hanging="86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7.2.1 </w:t>
      </w:r>
      <w:r w:rsidR="00736E94">
        <w:tab/>
      </w:r>
      <w:r w:rsidRPr="094368B2">
        <w:rPr>
          <w:rFonts w:ascii="Arial" w:eastAsia="Arial" w:hAnsi="Arial"/>
          <w:color w:val="000000" w:themeColor="text1"/>
          <w:sz w:val="24"/>
          <w:szCs w:val="24"/>
        </w:rPr>
        <w:t xml:space="preserve">For the purpose of the Data Protection Laws and Guidance, the Sponsor is the Controller, and the Clinical Organisation is the Processor of Personal Data Processed for the purpose of the Clinical Trial. The Sponsor shall ensure that there is a lawful basis for the processing of Personal Data for the purpose of the Clinical Trial, in accordance with GDPR requirements. </w:t>
      </w:r>
    </w:p>
    <w:p w14:paraId="4D6AF664" w14:textId="37464DAD" w:rsidR="00D90B60" w:rsidRPr="004962B0" w:rsidRDefault="094368B2" w:rsidP="617CBBD5">
      <w:pPr>
        <w:spacing w:before="117" w:line="277" w:lineRule="exact"/>
        <w:ind w:left="1440" w:right="62" w:hanging="86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7.2.2 </w:t>
      </w:r>
      <w:r w:rsidR="00736E94">
        <w:tab/>
      </w:r>
      <w:r w:rsidRPr="094368B2">
        <w:rPr>
          <w:rFonts w:ascii="Arial" w:eastAsia="Arial" w:hAnsi="Arial"/>
          <w:color w:val="000000" w:themeColor="text1"/>
          <w:sz w:val="24"/>
          <w:szCs w:val="24"/>
        </w:rPr>
        <w:t>The Clinical Organisation’s Processing of Personal Data, as a Processor of the Sponsor, shall be governed by this Agreement, including the Protocol, which sets out the subject matter, duration, nature and purpose of the Processing, the type of Personal Data and the categories of Data Subjects, and obligations and rights of the Sponsor as Controller. The Parties shall ensure that Article 28(3) of the GDPR is complied with and where required a DPIA will be completed, and the Sponsor shall ensure that the DPIA does not conflict with this Agreement.</w:t>
      </w:r>
    </w:p>
    <w:p w14:paraId="1B7B373E" w14:textId="77777777" w:rsidR="00D90B60" w:rsidRPr="004962B0" w:rsidRDefault="094368B2" w:rsidP="094368B2">
      <w:pPr>
        <w:spacing w:before="115" w:line="277" w:lineRule="exact"/>
        <w:ind w:left="1440" w:right="62" w:hanging="86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lastRenderedPageBreak/>
        <w:t xml:space="preserve">7.2.3 </w:t>
      </w:r>
      <w:r w:rsidR="00736E94">
        <w:tab/>
      </w:r>
      <w:r w:rsidRPr="094368B2">
        <w:rPr>
          <w:rFonts w:ascii="Arial" w:eastAsia="Arial" w:hAnsi="Arial"/>
          <w:color w:val="000000" w:themeColor="text1"/>
          <w:sz w:val="24"/>
          <w:szCs w:val="24"/>
        </w:rPr>
        <w:t>The Clinical Organisation is the Controller of Personal Data Processed for purposes other than the Clinical Trial, e.g. the provision of medical care.</w:t>
      </w:r>
    </w:p>
    <w:p w14:paraId="610301FD" w14:textId="6AAF099C" w:rsidR="00132E62" w:rsidRPr="004962B0" w:rsidRDefault="094368B2" w:rsidP="617CBBD5">
      <w:pPr>
        <w:spacing w:before="109" w:line="277" w:lineRule="exact"/>
        <w:ind w:left="1440" w:right="62" w:hanging="1440"/>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7.2.4 </w:t>
      </w:r>
      <w:r w:rsidR="00736E94">
        <w:tab/>
      </w:r>
      <w:r w:rsidRPr="094368B2">
        <w:rPr>
          <w:rFonts w:ascii="Arial" w:eastAsia="Arial" w:hAnsi="Arial"/>
          <w:color w:val="000000" w:themeColor="text1"/>
          <w:sz w:val="24"/>
          <w:szCs w:val="24"/>
        </w:rPr>
        <w:t>The Clinical Organisation in its role as Processor of the Personal Data under Clause 7.2.1, agrees to only Process Personal Data for and on behalf of the Sponsor in accordance with the documented instructions of the Sponsor, including with regard to transfers of personal data to a third country or an international organisation. If the Clinical Organisation is required by law to otherwise Process the Personal Data, the Clinical Organisation shall notify the Sponsor before undertaking the Processing, or as soon as possible thereafter, unless such notification is prohibited on important grounds of public interest in accordance with GDPR Article 28(3)(a). The Clinical Organisation shall notify Sponsor in writing immediately if it (</w:t>
      </w:r>
      <w:proofErr w:type="spellStart"/>
      <w:r w:rsidRPr="094368B2">
        <w:rPr>
          <w:rFonts w:ascii="Arial" w:eastAsia="Arial" w:hAnsi="Arial"/>
          <w:color w:val="000000" w:themeColor="text1"/>
          <w:sz w:val="24"/>
          <w:szCs w:val="24"/>
        </w:rPr>
        <w:t>i</w:t>
      </w:r>
      <w:proofErr w:type="spellEnd"/>
      <w:r w:rsidRPr="094368B2">
        <w:rPr>
          <w:rFonts w:ascii="Arial" w:eastAsia="Arial" w:hAnsi="Arial"/>
          <w:color w:val="000000" w:themeColor="text1"/>
          <w:sz w:val="24"/>
          <w:szCs w:val="24"/>
        </w:rPr>
        <w:t xml:space="preserve">) cannot comply with Sponsor’s instructions or Data Protection Laws and Guidance, or (ii) believes in its reasonable opinion that any instruction given by Sponsor infringes Data Protection Laws and Guidance. </w:t>
      </w:r>
    </w:p>
    <w:p w14:paraId="4B703727" w14:textId="4B9576DB" w:rsidR="00D90B60" w:rsidRPr="004962B0" w:rsidRDefault="009702D6" w:rsidP="617CBBD5">
      <w:pPr>
        <w:spacing w:before="126" w:line="275" w:lineRule="exact"/>
        <w:ind w:left="1512" w:right="62" w:hanging="936"/>
        <w:jc w:val="both"/>
        <w:textAlignment w:val="baseline"/>
        <w:rPr>
          <w:rFonts w:ascii="Arial" w:eastAsia="Arial" w:hAnsi="Arial"/>
          <w:color w:val="000000"/>
          <w:sz w:val="24"/>
          <w:szCs w:val="24"/>
        </w:rPr>
      </w:pPr>
      <w:r w:rsidRPr="617CBBD5">
        <w:rPr>
          <w:rFonts w:ascii="Arial" w:eastAsia="Arial" w:hAnsi="Arial"/>
          <w:color w:val="000000"/>
          <w:sz w:val="24"/>
          <w:szCs w:val="24"/>
        </w:rPr>
        <w:t>7</w:t>
      </w:r>
      <w:r w:rsidR="00460174" w:rsidRPr="617CBBD5">
        <w:rPr>
          <w:rFonts w:ascii="Arial" w:eastAsia="Arial" w:hAnsi="Arial"/>
          <w:color w:val="000000"/>
          <w:sz w:val="24"/>
          <w:szCs w:val="24"/>
        </w:rPr>
        <w:t>.2.</w:t>
      </w:r>
      <w:r w:rsidR="00EC1B92" w:rsidRPr="617CBBD5">
        <w:rPr>
          <w:rFonts w:ascii="Arial" w:eastAsia="Arial" w:hAnsi="Arial"/>
          <w:color w:val="000000"/>
          <w:sz w:val="24"/>
          <w:szCs w:val="24"/>
        </w:rPr>
        <w:t>5</w:t>
      </w:r>
      <w:r w:rsidR="00460174" w:rsidRPr="617CBBD5">
        <w:rPr>
          <w:rFonts w:ascii="Arial" w:eastAsia="Arial" w:hAnsi="Arial"/>
          <w:color w:val="000000"/>
          <w:sz w:val="24"/>
          <w:szCs w:val="24"/>
        </w:rPr>
        <w:t xml:space="preserve"> </w:t>
      </w:r>
      <w:r w:rsidR="005C6006" w:rsidRPr="004962B0">
        <w:rPr>
          <w:rFonts w:ascii="Arial" w:eastAsia="Arial" w:hAnsi="Arial"/>
          <w:color w:val="000000"/>
          <w:sz w:val="24"/>
        </w:rPr>
        <w:tab/>
      </w:r>
      <w:r w:rsidR="00460174" w:rsidRPr="617CBBD5">
        <w:rPr>
          <w:rFonts w:ascii="Arial" w:eastAsia="Arial" w:hAnsi="Arial"/>
          <w:color w:val="000000"/>
          <w:sz w:val="24"/>
          <w:szCs w:val="24"/>
        </w:rPr>
        <w:t xml:space="preserve">The </w:t>
      </w:r>
      <w:r w:rsidR="00811678" w:rsidRPr="617CBBD5">
        <w:rPr>
          <w:rFonts w:ascii="Arial" w:eastAsia="Arial" w:hAnsi="Arial"/>
          <w:color w:val="000000"/>
          <w:sz w:val="24"/>
          <w:szCs w:val="24"/>
        </w:rPr>
        <w:t xml:space="preserve">Clinical </w:t>
      </w:r>
      <w:r w:rsidR="00460174" w:rsidRPr="617CBBD5">
        <w:rPr>
          <w:rFonts w:ascii="Arial" w:eastAsia="Arial" w:hAnsi="Arial"/>
          <w:color w:val="000000"/>
          <w:sz w:val="24"/>
          <w:szCs w:val="24"/>
        </w:rPr>
        <w:t>Organisation agree</w:t>
      </w:r>
      <w:r w:rsidR="00F14A4A">
        <w:rPr>
          <w:rFonts w:ascii="Arial" w:eastAsia="Arial" w:hAnsi="Arial"/>
          <w:color w:val="000000"/>
          <w:sz w:val="24"/>
          <w:szCs w:val="24"/>
        </w:rPr>
        <w:t>s</w:t>
      </w:r>
      <w:r w:rsidR="00460174" w:rsidRPr="617CBBD5">
        <w:rPr>
          <w:rFonts w:ascii="Arial" w:eastAsia="Arial" w:hAnsi="Arial"/>
          <w:color w:val="000000"/>
          <w:sz w:val="24"/>
          <w:szCs w:val="24"/>
        </w:rPr>
        <w:t xml:space="preserve"> to comply with the obligations applicable to Processors described by Article 28 of the GDPR, as well as those additional obligations required by the Sponsor pursuant to this Agreement, including but not limited to the following:</w:t>
      </w:r>
    </w:p>
    <w:p w14:paraId="2B00B0C1" w14:textId="77777777" w:rsidR="00D90B60" w:rsidRPr="00A51CFE" w:rsidRDefault="00736E94" w:rsidP="00A51CFE">
      <w:pPr>
        <w:numPr>
          <w:ilvl w:val="0"/>
          <w:numId w:val="10"/>
        </w:numPr>
        <w:tabs>
          <w:tab w:val="clear" w:pos="432"/>
          <w:tab w:val="left" w:pos="1944"/>
        </w:tabs>
        <w:spacing w:before="116" w:line="277" w:lineRule="exact"/>
        <w:ind w:left="1944" w:right="62" w:hanging="432"/>
        <w:jc w:val="both"/>
        <w:textAlignment w:val="baseline"/>
        <w:rPr>
          <w:rFonts w:ascii="Arial" w:eastAsia="Arial" w:hAnsi="Arial" w:cs="Arial"/>
          <w:spacing w:val="-2"/>
          <w:sz w:val="24"/>
          <w:szCs w:val="24"/>
        </w:rPr>
      </w:pPr>
      <w:r w:rsidRPr="617CBBD5">
        <w:rPr>
          <w:rFonts w:ascii="Arial" w:eastAsia="Arial" w:hAnsi="Arial"/>
          <w:color w:val="000000"/>
          <w:spacing w:val="-2"/>
          <w:sz w:val="24"/>
          <w:szCs w:val="24"/>
        </w:rPr>
        <w:t>implementing and maintaining appropriate technical and organisational security measures for Personal Data Processed in its systems, in keeping with its obligations as an HSE organisation, thereby providing guarantee to the Sponsor pursuant to GDPR Article 28(1);</w:t>
      </w:r>
      <w:r w:rsidR="7444BE20" w:rsidRPr="7444BE20">
        <w:rPr>
          <w:rFonts w:ascii="Arial" w:eastAsia="Arial" w:hAnsi="Arial"/>
          <w:color w:val="000000" w:themeColor="text1"/>
          <w:sz w:val="24"/>
          <w:szCs w:val="24"/>
        </w:rPr>
        <w:t xml:space="preserve"> </w:t>
      </w:r>
    </w:p>
    <w:p w14:paraId="5489B0EE" w14:textId="633B3B11" w:rsidR="00D90B60" w:rsidRPr="004962B0" w:rsidRDefault="094368B2" w:rsidP="617CBBD5">
      <w:pPr>
        <w:numPr>
          <w:ilvl w:val="0"/>
          <w:numId w:val="10"/>
        </w:numPr>
        <w:tabs>
          <w:tab w:val="clear" w:pos="432"/>
          <w:tab w:val="left" w:pos="1944"/>
        </w:tabs>
        <w:spacing w:before="117" w:line="276"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ensuring that Personnel and Agents authorised to Process Personal Data have committed themselves to confidentiality or are under an appropriate statutory obligation of confidentiality (Article 28(3)(b));</w:t>
      </w:r>
    </w:p>
    <w:p w14:paraId="41558BFA" w14:textId="77777777" w:rsidR="00D90B60" w:rsidRPr="004962B0" w:rsidRDefault="094368B2" w:rsidP="2D24E174">
      <w:pPr>
        <w:numPr>
          <w:ilvl w:val="0"/>
          <w:numId w:val="10"/>
        </w:numPr>
        <w:tabs>
          <w:tab w:val="clear" w:pos="432"/>
          <w:tab w:val="left" w:pos="1944"/>
        </w:tabs>
        <w:spacing w:before="126" w:line="273"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taking all measures required by GDPR Article 32 in relation to the security of Processing (GDPR Article 28(3)(c));</w:t>
      </w:r>
    </w:p>
    <w:p w14:paraId="09E7D6C8" w14:textId="77777777" w:rsidR="00D90B60" w:rsidRPr="004962B0" w:rsidRDefault="094368B2" w:rsidP="094368B2">
      <w:pPr>
        <w:numPr>
          <w:ilvl w:val="0"/>
          <w:numId w:val="10"/>
        </w:numPr>
        <w:tabs>
          <w:tab w:val="clear" w:pos="432"/>
          <w:tab w:val="left" w:pos="1944"/>
        </w:tabs>
        <w:spacing w:before="123" w:line="276"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subject to Clause 7.2.6 complying with the conditions described in GDPR Article 28(2) and (4) for engaging another Processor (GDPR Article 28(3)(d));</w:t>
      </w:r>
    </w:p>
    <w:p w14:paraId="1E276BC8" w14:textId="77777777" w:rsidR="00D90B60" w:rsidRPr="004962B0" w:rsidRDefault="094368B2" w:rsidP="094368B2">
      <w:pPr>
        <w:numPr>
          <w:ilvl w:val="0"/>
          <w:numId w:val="10"/>
        </w:numPr>
        <w:tabs>
          <w:tab w:val="clear" w:pos="432"/>
          <w:tab w:val="left" w:pos="1944"/>
        </w:tabs>
        <w:spacing w:before="116" w:line="277"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taking into account the nature of the Processing, assist the Sponsor, by implementing appropriate technical and organisational measures, insofar as this is possible, to respond to requests for exercising Data Subjects’ rights (GDPR Article 28(3)(e));</w:t>
      </w:r>
    </w:p>
    <w:p w14:paraId="695EA92D" w14:textId="77777777" w:rsidR="00D90B60" w:rsidRPr="004962B0" w:rsidRDefault="094368B2" w:rsidP="617CBBD5">
      <w:pPr>
        <w:numPr>
          <w:ilvl w:val="0"/>
          <w:numId w:val="10"/>
        </w:numPr>
        <w:tabs>
          <w:tab w:val="clear" w:pos="432"/>
          <w:tab w:val="left" w:pos="1944"/>
        </w:tabs>
        <w:spacing w:before="116" w:line="277"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assisting the Controller, to ensure compliance with the obligations pursuant to GDPR Articles 32 to 36, taking into account the nature of the Processing and the information available to the Clinical Organisation (GDPR Article 28(3)(f));</w:t>
      </w:r>
    </w:p>
    <w:p w14:paraId="6F8D1529" w14:textId="77777777" w:rsidR="00D90B60" w:rsidRPr="004962B0" w:rsidRDefault="094368B2" w:rsidP="094368B2">
      <w:pPr>
        <w:numPr>
          <w:ilvl w:val="0"/>
          <w:numId w:val="10"/>
        </w:numPr>
        <w:tabs>
          <w:tab w:val="clear" w:pos="432"/>
          <w:tab w:val="left" w:pos="1944"/>
        </w:tabs>
        <w:spacing w:before="117" w:line="276"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maintaining a record to demonstrate compliance with this Clause and Data Protection Laws and Guidance, including the records required pursuant to GDPR Article 30(2);</w:t>
      </w:r>
    </w:p>
    <w:p w14:paraId="1271C2BA" w14:textId="619C4575" w:rsidR="00D90B60" w:rsidRDefault="005656EE" w:rsidP="617CBBD5">
      <w:pPr>
        <w:numPr>
          <w:ilvl w:val="0"/>
          <w:numId w:val="10"/>
        </w:numPr>
        <w:tabs>
          <w:tab w:val="clear" w:pos="432"/>
          <w:tab w:val="left" w:pos="1944"/>
        </w:tabs>
        <w:spacing w:before="132" w:line="275" w:lineRule="exact"/>
        <w:ind w:left="1944" w:right="62" w:hanging="432"/>
        <w:jc w:val="both"/>
        <w:textAlignment w:val="baseline"/>
        <w:rPr>
          <w:rFonts w:ascii="Arial" w:eastAsia="Arial" w:hAnsi="Arial"/>
          <w:color w:val="000000"/>
          <w:spacing w:val="-1"/>
          <w:sz w:val="24"/>
          <w:szCs w:val="24"/>
        </w:rPr>
      </w:pPr>
      <w:r>
        <w:rPr>
          <w:noProof/>
          <w:lang w:val="en-IE" w:eastAsia="en-IE"/>
        </w:rPr>
        <mc:AlternateContent>
          <mc:Choice Requires="wps">
            <w:drawing>
              <wp:anchor distT="0" distB="0" distL="0" distR="0" simplePos="0" relativeHeight="251661312" behindDoc="1" locked="0" layoutInCell="1" allowOverlap="1" wp14:anchorId="2FAE47A6" wp14:editId="4BFF721D">
                <wp:simplePos x="0" y="0"/>
                <wp:positionH relativeFrom="page">
                  <wp:posOffset>2033270</wp:posOffset>
                </wp:positionH>
                <wp:positionV relativeFrom="page">
                  <wp:posOffset>7156450</wp:posOffset>
                </wp:positionV>
                <wp:extent cx="4382770" cy="353695"/>
                <wp:effectExtent l="0" t="0" r="0" b="0"/>
                <wp:wrapNone/>
                <wp:docPr id="75620734" name="Text 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82770" cy="353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2FEB0" w14:textId="77777777" w:rsidR="00C84C37" w:rsidRDefault="00C84C37">
                            <w:pPr>
                              <w:textAlignment w:val="baselin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FAE47A6" id="Text Box 440" o:spid="_x0000_s1028" type="#_x0000_t202" style="position:absolute;left:0;text-align:left;margin-left:160.1pt;margin-top:563.5pt;width:345.1pt;height:27.8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" filled="f" stroked="f">
                <v:path arrowok="t"/>
                <v:textbox inset="0,0,0,0">
                  <w:txbxContent>
                    <w:p w14:paraId="35E2FEB0" w14:textId="77777777" w:rsidR="00C84C37" w:rsidRDefault="00C84C37">
                      <w:pPr>
                        <w:textAlignment w:val="baseline"/>
                      </w:pPr>
                    </w:p>
                  </w:txbxContent>
                </v:textbox>
                <w10:wrap anchorx="page" anchory="page"/>
              </v:shape>
            </w:pict>
          </mc:Fallback>
        </mc:AlternateContent>
      </w:r>
      <w:proofErr w:type="gramStart"/>
      <w:r w:rsidR="00460174" w:rsidRPr="617CBBD5">
        <w:rPr>
          <w:rFonts w:ascii="Arial" w:eastAsia="Arial" w:hAnsi="Arial"/>
          <w:color w:val="000000"/>
          <w:spacing w:val="-1"/>
          <w:sz w:val="24"/>
          <w:szCs w:val="24"/>
        </w:rPr>
        <w:t xml:space="preserve">in the event of any Personal Data Breach by the </w:t>
      </w:r>
      <w:r w:rsidR="00811678" w:rsidRPr="617CBBD5">
        <w:rPr>
          <w:rFonts w:ascii="Arial" w:eastAsia="Arial" w:hAnsi="Arial"/>
          <w:color w:val="000000"/>
          <w:spacing w:val="-1"/>
          <w:sz w:val="24"/>
          <w:szCs w:val="24"/>
        </w:rPr>
        <w:t xml:space="preserve">Clinical </w:t>
      </w:r>
      <w:r w:rsidR="00460174" w:rsidRPr="617CBBD5">
        <w:rPr>
          <w:rFonts w:ascii="Arial" w:eastAsia="Arial" w:hAnsi="Arial"/>
          <w:color w:val="000000"/>
          <w:spacing w:val="-1"/>
          <w:sz w:val="24"/>
          <w:szCs w:val="24"/>
        </w:rPr>
        <w:t xml:space="preserve">Organisation as Processor of the Sponsor, the </w:t>
      </w:r>
      <w:r w:rsidR="00811678" w:rsidRPr="617CBBD5">
        <w:rPr>
          <w:rFonts w:ascii="Arial" w:eastAsia="Arial" w:hAnsi="Arial"/>
          <w:color w:val="000000"/>
          <w:spacing w:val="-1"/>
          <w:sz w:val="24"/>
          <w:szCs w:val="24"/>
        </w:rPr>
        <w:t xml:space="preserve">Clinical </w:t>
      </w:r>
      <w:r w:rsidR="00460174" w:rsidRPr="617CBBD5">
        <w:rPr>
          <w:rFonts w:ascii="Arial" w:eastAsia="Arial" w:hAnsi="Arial"/>
          <w:color w:val="000000"/>
          <w:spacing w:val="-1"/>
          <w:sz w:val="24"/>
          <w:szCs w:val="24"/>
        </w:rPr>
        <w:t>Organisation shall: (</w:t>
      </w:r>
      <w:proofErr w:type="spellStart"/>
      <w:r w:rsidR="00460174" w:rsidRPr="617CBBD5">
        <w:rPr>
          <w:rFonts w:ascii="Arial" w:eastAsia="Arial" w:hAnsi="Arial"/>
          <w:color w:val="000000"/>
          <w:spacing w:val="-1"/>
          <w:sz w:val="24"/>
          <w:szCs w:val="24"/>
        </w:rPr>
        <w:t>i</w:t>
      </w:r>
      <w:proofErr w:type="spellEnd"/>
      <w:r w:rsidR="00460174" w:rsidRPr="617CBBD5">
        <w:rPr>
          <w:rFonts w:ascii="Arial" w:eastAsia="Arial" w:hAnsi="Arial"/>
          <w:color w:val="000000"/>
          <w:spacing w:val="-1"/>
          <w:sz w:val="24"/>
          <w:szCs w:val="24"/>
        </w:rPr>
        <w:t>) promptly and without undue dela</w:t>
      </w:r>
      <w:r w:rsidR="00476196">
        <w:rPr>
          <w:rFonts w:ascii="Arial" w:eastAsia="Arial" w:hAnsi="Arial"/>
          <w:color w:val="000000"/>
          <w:spacing w:val="-1"/>
          <w:sz w:val="24"/>
          <w:szCs w:val="24"/>
        </w:rPr>
        <w:t xml:space="preserve">y, not later than 24 hours </w:t>
      </w:r>
      <w:r w:rsidR="00460174" w:rsidRPr="617CBBD5">
        <w:rPr>
          <w:rFonts w:ascii="Arial" w:eastAsia="Arial" w:hAnsi="Arial"/>
          <w:color w:val="000000"/>
          <w:spacing w:val="-1"/>
          <w:sz w:val="24"/>
          <w:szCs w:val="24"/>
        </w:rPr>
        <w:t xml:space="preserve"> following discovery of such Personal Data Breach, send written notice of the incident via e-mail </w:t>
      </w:r>
      <w:r w:rsidR="00460174" w:rsidRPr="617CBBD5">
        <w:rPr>
          <w:rFonts w:ascii="Arial" w:eastAsia="Arial" w:hAnsi="Arial"/>
          <w:color w:val="000000"/>
          <w:spacing w:val="-1"/>
          <w:sz w:val="24"/>
          <w:szCs w:val="24"/>
        </w:rPr>
        <w:lastRenderedPageBreak/>
        <w:t xml:space="preserve">to </w:t>
      </w:r>
      <w:r w:rsidR="00460174" w:rsidRPr="617CBBD5">
        <w:rPr>
          <w:rFonts w:ascii="Arial" w:eastAsia="Arial" w:hAnsi="Arial"/>
          <w:color w:val="000000"/>
          <w:spacing w:val="-1"/>
          <w:sz w:val="24"/>
          <w:szCs w:val="24"/>
          <w:highlight w:val="yellow"/>
        </w:rPr>
        <w:t>[</w:t>
      </w:r>
      <w:r w:rsidR="00460174" w:rsidRPr="617CBBD5">
        <w:rPr>
          <w:rFonts w:ascii="Arial" w:eastAsia="Arial" w:hAnsi="Arial"/>
          <w:b/>
          <w:bCs/>
          <w:color w:val="000000"/>
          <w:spacing w:val="-1"/>
          <w:sz w:val="24"/>
          <w:szCs w:val="24"/>
          <w:highlight w:val="yellow"/>
        </w:rPr>
        <w:t>insert EMAIL ADDRESS OF SPONSOR’s DATA PROTECTION OFFICER</w:t>
      </w:r>
      <w:r w:rsidR="00460174" w:rsidRPr="617CBBD5">
        <w:rPr>
          <w:rFonts w:ascii="Arial" w:eastAsia="Arial" w:hAnsi="Arial"/>
          <w:color w:val="000000"/>
          <w:spacing w:val="-1"/>
          <w:sz w:val="24"/>
          <w:szCs w:val="24"/>
          <w:highlight w:val="yellow"/>
        </w:rPr>
        <w:t>];</w:t>
      </w:r>
      <w:r w:rsidR="00460174" w:rsidRPr="617CBBD5">
        <w:rPr>
          <w:rFonts w:ascii="Arial" w:eastAsia="Arial" w:hAnsi="Arial"/>
          <w:color w:val="000000"/>
          <w:spacing w:val="-1"/>
          <w:sz w:val="24"/>
          <w:szCs w:val="24"/>
        </w:rPr>
        <w:t xml:space="preserve"> (ii) not make any statements or notifications about the Personal Data Breach, as it relates to the Processing for the purpose of the Clinical Trial, to any individual affected by the incident, the public or any third party without</w:t>
      </w:r>
      <w:r w:rsidR="00F755FB" w:rsidRPr="617CBBD5">
        <w:rPr>
          <w:rFonts w:ascii="Arial" w:eastAsia="Arial" w:hAnsi="Arial"/>
          <w:color w:val="000000"/>
          <w:spacing w:val="-1"/>
          <w:sz w:val="24"/>
          <w:szCs w:val="24"/>
        </w:rPr>
        <w:t xml:space="preserve"> having sought</w:t>
      </w:r>
      <w:r w:rsidR="617CBBD5" w:rsidRPr="617CBBD5">
        <w:rPr>
          <w:rFonts w:ascii="Arial" w:eastAsia="Arial" w:hAnsi="Arial"/>
          <w:color w:val="000000" w:themeColor="text1"/>
          <w:sz w:val="24"/>
          <w:szCs w:val="24"/>
        </w:rPr>
        <w:t xml:space="preserve"> and obtained</w:t>
      </w:r>
      <w:r w:rsidR="00F755FB" w:rsidRPr="617CBBD5">
        <w:rPr>
          <w:rFonts w:ascii="Arial" w:eastAsia="Arial" w:hAnsi="Arial"/>
          <w:color w:val="000000"/>
          <w:spacing w:val="-1"/>
          <w:sz w:val="24"/>
          <w:szCs w:val="24"/>
        </w:rPr>
        <w:t xml:space="preserve"> </w:t>
      </w:r>
      <w:r w:rsidR="00F755FB" w:rsidRPr="00A51CFE">
        <w:rPr>
          <w:rFonts w:ascii="Arial" w:eastAsia="Arial" w:hAnsi="Arial"/>
          <w:color w:val="000000"/>
          <w:spacing w:val="-1"/>
          <w:sz w:val="24"/>
          <w:szCs w:val="24"/>
        </w:rPr>
        <w:t xml:space="preserve">the </w:t>
      </w:r>
      <w:r w:rsidR="00460174" w:rsidRPr="00A51CFE">
        <w:rPr>
          <w:rFonts w:ascii="Arial" w:eastAsia="Arial" w:hAnsi="Arial"/>
          <w:color w:val="000000"/>
          <w:spacing w:val="-1"/>
          <w:sz w:val="24"/>
          <w:szCs w:val="24"/>
        </w:rPr>
        <w:t>Sponsor’s</w:t>
      </w:r>
      <w:r w:rsidR="00460174" w:rsidRPr="617CBBD5">
        <w:rPr>
          <w:rFonts w:ascii="Arial" w:eastAsia="Arial" w:hAnsi="Arial"/>
          <w:color w:val="000000"/>
          <w:spacing w:val="-1"/>
          <w:sz w:val="24"/>
          <w:szCs w:val="24"/>
        </w:rPr>
        <w:t xml:space="preserve"> prior written approval; and (iii) immediately take steps to investigate and mitigate the Personal Data Breach and reasonably cooperate with the Sponsor.</w:t>
      </w:r>
      <w:proofErr w:type="gramEnd"/>
      <w:r w:rsidR="00254E69" w:rsidRPr="00254E69">
        <w:rPr>
          <w:rFonts w:ascii="Arial" w:eastAsia="Arial" w:hAnsi="Arial"/>
          <w:color w:val="000000"/>
          <w:spacing w:val="-1"/>
          <w:sz w:val="24"/>
          <w:szCs w:val="24"/>
        </w:rPr>
        <w:t xml:space="preserve"> </w:t>
      </w:r>
      <w:r w:rsidR="00254E69">
        <w:rPr>
          <w:rFonts w:ascii="Arial" w:eastAsia="Arial" w:hAnsi="Arial"/>
          <w:color w:val="000000"/>
          <w:spacing w:val="-1"/>
          <w:sz w:val="24"/>
          <w:szCs w:val="24"/>
        </w:rPr>
        <w:t xml:space="preserve">For the avoidance of </w:t>
      </w:r>
      <w:proofErr w:type="gramStart"/>
      <w:r w:rsidR="00254E69">
        <w:rPr>
          <w:rFonts w:ascii="Arial" w:eastAsia="Arial" w:hAnsi="Arial"/>
          <w:color w:val="000000"/>
          <w:spacing w:val="-1"/>
          <w:sz w:val="24"/>
          <w:szCs w:val="24"/>
        </w:rPr>
        <w:t>doubt</w:t>
      </w:r>
      <w:proofErr w:type="gramEnd"/>
      <w:r w:rsidR="00254E69">
        <w:rPr>
          <w:rFonts w:ascii="Arial" w:eastAsia="Arial" w:hAnsi="Arial"/>
          <w:color w:val="000000"/>
          <w:spacing w:val="-1"/>
          <w:sz w:val="24"/>
          <w:szCs w:val="24"/>
        </w:rPr>
        <w:t xml:space="preserve"> the Clinical Organisation is allowed to take necessary actions to investigate and mitigate a Personal Data Breach without Sponsor’s written approval in case such a Personal Data Breach is impacting Medical Records, even though such data may be relevant for the Clinical Trial.</w:t>
      </w:r>
    </w:p>
    <w:p w14:paraId="4CF26A0D" w14:textId="77777777" w:rsidR="00961A36" w:rsidRPr="004962B0" w:rsidRDefault="00961A36" w:rsidP="00961A36">
      <w:pPr>
        <w:tabs>
          <w:tab w:val="left" w:pos="432"/>
          <w:tab w:val="left" w:pos="1944"/>
        </w:tabs>
        <w:spacing w:before="132" w:line="275" w:lineRule="exact"/>
        <w:ind w:left="1944" w:right="62"/>
        <w:jc w:val="both"/>
        <w:textAlignment w:val="baseline"/>
        <w:rPr>
          <w:rFonts w:ascii="Arial" w:eastAsia="Arial" w:hAnsi="Arial"/>
          <w:color w:val="000000"/>
          <w:spacing w:val="-1"/>
          <w:sz w:val="24"/>
          <w:szCs w:val="24"/>
        </w:rPr>
      </w:pPr>
    </w:p>
    <w:p w14:paraId="314824BA" w14:textId="77777777" w:rsidR="00D90B60" w:rsidRPr="004962B0" w:rsidRDefault="094368B2" w:rsidP="00961A36">
      <w:pPr>
        <w:spacing w:after="120" w:line="275" w:lineRule="exact"/>
        <w:ind w:left="1514" w:right="62" w:hanging="936"/>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 xml:space="preserve">7.2.6 </w:t>
      </w:r>
      <w:r w:rsidR="00736E94">
        <w:tab/>
      </w:r>
      <w:r w:rsidRPr="094368B2">
        <w:rPr>
          <w:rFonts w:ascii="Arial" w:eastAsia="Arial" w:hAnsi="Arial"/>
          <w:color w:val="000000" w:themeColor="text1"/>
          <w:sz w:val="24"/>
          <w:szCs w:val="24"/>
        </w:rPr>
        <w:t>In furtherance of its obligations under Article 28 GDPR, the Clinical Organisation agrees that it will not engage another Processor for the purpose of the Clinical Trial without prior written authorisation from or on behalf of the Sponsor (GDPR Article 28(2)), excepting where that other Processor is a Participant Identification Centre (PIC), in which case Clause 7.2.6 (a) shall apply;</w:t>
      </w:r>
      <w:proofErr w:type="gramEnd"/>
    </w:p>
    <w:p w14:paraId="37B5AE2A" w14:textId="0835BDB4" w:rsidR="00D90B60" w:rsidRPr="004962B0" w:rsidRDefault="00460174" w:rsidP="00961A36">
      <w:pPr>
        <w:tabs>
          <w:tab w:val="left" w:pos="1944"/>
        </w:tabs>
        <w:spacing w:line="276" w:lineRule="exact"/>
        <w:ind w:left="1944" w:right="62" w:hanging="504"/>
        <w:jc w:val="both"/>
        <w:textAlignment w:val="baseline"/>
        <w:rPr>
          <w:rFonts w:ascii="Arial" w:eastAsia="Arial" w:hAnsi="Arial"/>
          <w:color w:val="000000"/>
          <w:sz w:val="24"/>
          <w:szCs w:val="24"/>
        </w:rPr>
      </w:pPr>
      <w:r w:rsidRPr="094368B2">
        <w:rPr>
          <w:rFonts w:ascii="Arial" w:eastAsia="Arial" w:hAnsi="Arial"/>
          <w:color w:val="000000"/>
          <w:sz w:val="24"/>
          <w:szCs w:val="24"/>
        </w:rPr>
        <w:t>a.</w:t>
      </w:r>
      <w:r w:rsidRPr="004962B0">
        <w:rPr>
          <w:rFonts w:ascii="Arial" w:eastAsia="Arial" w:hAnsi="Arial"/>
          <w:color w:val="000000"/>
          <w:sz w:val="24"/>
        </w:rPr>
        <w:tab/>
      </w:r>
      <w:r w:rsidRPr="094368B2">
        <w:rPr>
          <w:rFonts w:ascii="Arial" w:eastAsia="Arial" w:hAnsi="Arial"/>
          <w:color w:val="000000"/>
          <w:sz w:val="24"/>
          <w:szCs w:val="24"/>
        </w:rPr>
        <w:t>In accordance with GDPR Article 28(2), the</w:t>
      </w:r>
      <w:r w:rsidR="001E0640" w:rsidRPr="094368B2">
        <w:rPr>
          <w:rFonts w:ascii="Arial" w:eastAsia="Arial" w:hAnsi="Arial"/>
          <w:color w:val="000000"/>
          <w:sz w:val="24"/>
          <w:szCs w:val="24"/>
        </w:rPr>
        <w:t xml:space="preserve"> Clinical</w:t>
      </w:r>
      <w:r w:rsidR="00392A0D" w:rsidRPr="094368B2">
        <w:rPr>
          <w:rFonts w:ascii="Arial" w:eastAsia="Arial" w:hAnsi="Arial"/>
          <w:color w:val="000000"/>
          <w:sz w:val="24"/>
          <w:szCs w:val="24"/>
        </w:rPr>
        <w:t xml:space="preserve"> </w:t>
      </w:r>
      <w:r w:rsidRPr="094368B2">
        <w:rPr>
          <w:rFonts w:ascii="Arial" w:eastAsia="Arial" w:hAnsi="Arial"/>
          <w:color w:val="000000"/>
          <w:sz w:val="24"/>
          <w:szCs w:val="24"/>
        </w:rPr>
        <w:t xml:space="preserve">Organisation may appoint PICs, </w:t>
      </w:r>
      <w:proofErr w:type="gramStart"/>
      <w:r w:rsidRPr="094368B2">
        <w:rPr>
          <w:rFonts w:ascii="Arial" w:eastAsia="Arial" w:hAnsi="Arial"/>
          <w:color w:val="000000"/>
          <w:sz w:val="24"/>
          <w:szCs w:val="24"/>
        </w:rPr>
        <w:t>on the basis of</w:t>
      </w:r>
      <w:proofErr w:type="gramEnd"/>
      <w:r w:rsidRPr="094368B2">
        <w:rPr>
          <w:rFonts w:ascii="Arial" w:eastAsia="Arial" w:hAnsi="Arial"/>
          <w:color w:val="000000"/>
          <w:sz w:val="24"/>
          <w:szCs w:val="24"/>
        </w:rPr>
        <w:t xml:space="preserve"> an unmodified template data processing agreement agreed in advance with the Sponsor, by notifying the Sponsor that they intend to contract the PIC. The Sponsor </w:t>
      </w:r>
      <w:proofErr w:type="gramStart"/>
      <w:r w:rsidRPr="094368B2">
        <w:rPr>
          <w:rFonts w:ascii="Arial" w:eastAsia="Arial" w:hAnsi="Arial"/>
          <w:color w:val="000000"/>
          <w:sz w:val="24"/>
          <w:szCs w:val="24"/>
        </w:rPr>
        <w:t>will be considered</w:t>
      </w:r>
      <w:proofErr w:type="gramEnd"/>
      <w:r w:rsidRPr="094368B2">
        <w:rPr>
          <w:rFonts w:ascii="Arial" w:eastAsia="Arial" w:hAnsi="Arial"/>
          <w:color w:val="000000"/>
          <w:sz w:val="24"/>
          <w:szCs w:val="24"/>
        </w:rPr>
        <w:t xml:space="preserve"> to have authorised this sub-processing if </w:t>
      </w:r>
      <w:r w:rsidR="00580AF5" w:rsidRPr="094368B2">
        <w:rPr>
          <w:rFonts w:ascii="Arial" w:eastAsia="Arial" w:hAnsi="Arial"/>
          <w:color w:val="000000"/>
          <w:sz w:val="24"/>
          <w:szCs w:val="24"/>
        </w:rPr>
        <w:t xml:space="preserve">it </w:t>
      </w:r>
      <w:r w:rsidRPr="094368B2">
        <w:rPr>
          <w:rFonts w:ascii="Arial" w:eastAsia="Arial" w:hAnsi="Arial"/>
          <w:color w:val="000000"/>
          <w:sz w:val="24"/>
          <w:szCs w:val="24"/>
        </w:rPr>
        <w:t xml:space="preserve">does not notify the </w:t>
      </w:r>
      <w:r w:rsidR="00620B4E" w:rsidRPr="094368B2">
        <w:rPr>
          <w:rFonts w:ascii="Arial" w:eastAsia="Arial" w:hAnsi="Arial"/>
          <w:color w:val="000000"/>
          <w:sz w:val="24"/>
          <w:szCs w:val="24"/>
        </w:rPr>
        <w:t xml:space="preserve">Clinical </w:t>
      </w:r>
      <w:r w:rsidRPr="094368B2">
        <w:rPr>
          <w:rFonts w:ascii="Arial" w:eastAsia="Arial" w:hAnsi="Arial"/>
          <w:color w:val="000000"/>
          <w:sz w:val="24"/>
          <w:szCs w:val="24"/>
        </w:rPr>
        <w:t>Organisation to the contrary within FIVE (5) business days.</w:t>
      </w:r>
    </w:p>
    <w:p w14:paraId="4FE75CBF" w14:textId="77777777" w:rsidR="00D90B60" w:rsidRPr="004962B0" w:rsidRDefault="00736E94" w:rsidP="094368B2">
      <w:pPr>
        <w:spacing w:before="123" w:line="276" w:lineRule="exact"/>
        <w:ind w:left="1512" w:right="62" w:hanging="936"/>
        <w:jc w:val="both"/>
        <w:textAlignment w:val="baseline"/>
        <w:rPr>
          <w:rFonts w:ascii="Arial" w:eastAsia="Arial" w:hAnsi="Arial"/>
          <w:color w:val="000000"/>
          <w:spacing w:val="-1"/>
          <w:sz w:val="24"/>
          <w:szCs w:val="24"/>
        </w:rPr>
      </w:pPr>
      <w:proofErr w:type="gramStart"/>
      <w:r w:rsidRPr="094368B2">
        <w:rPr>
          <w:rFonts w:ascii="Arial" w:eastAsia="Arial" w:hAnsi="Arial"/>
          <w:color w:val="000000"/>
          <w:spacing w:val="-1"/>
          <w:sz w:val="24"/>
          <w:szCs w:val="24"/>
        </w:rPr>
        <w:t>7.2.</w:t>
      </w:r>
      <w:r w:rsidR="00EC1B92" w:rsidRPr="094368B2">
        <w:rPr>
          <w:rFonts w:ascii="Arial" w:eastAsia="Arial" w:hAnsi="Arial"/>
          <w:color w:val="000000"/>
          <w:spacing w:val="-1"/>
          <w:sz w:val="24"/>
          <w:szCs w:val="24"/>
        </w:rPr>
        <w:t>7</w:t>
      </w:r>
      <w:r w:rsidR="001E0640" w:rsidRPr="004962B0">
        <w:rPr>
          <w:rFonts w:ascii="Arial" w:eastAsia="Arial" w:hAnsi="Arial"/>
          <w:color w:val="000000"/>
          <w:spacing w:val="-1"/>
          <w:sz w:val="24"/>
        </w:rPr>
        <w:tab/>
      </w:r>
      <w:r w:rsidRPr="094368B2">
        <w:rPr>
          <w:rFonts w:ascii="Arial" w:eastAsia="Arial" w:hAnsi="Arial"/>
          <w:color w:val="000000"/>
          <w:spacing w:val="-1"/>
          <w:sz w:val="24"/>
          <w:szCs w:val="24"/>
        </w:rPr>
        <w:t xml:space="preserve">At the expiry or lapse of this Agreement, the </w:t>
      </w:r>
      <w:r w:rsidR="00392A0D"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 xml:space="preserve">Organisation shall, at the choice of the Sponsor, destroy or return all Personal Data to the Sponsor unless there is a legal requirement for retention and storage (GDPR Article 28(3)(g)), and/or where that Personal Data is held by the </w:t>
      </w:r>
      <w:r w:rsidR="00D433B9"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Organisation as Controller for its own purpose(s).</w:t>
      </w:r>
      <w:proofErr w:type="gramEnd"/>
    </w:p>
    <w:p w14:paraId="79DDDCE8" w14:textId="77777777" w:rsidR="00D90B60" w:rsidRPr="004962B0" w:rsidRDefault="00736E94" w:rsidP="094368B2">
      <w:pPr>
        <w:spacing w:before="121" w:line="272" w:lineRule="exact"/>
        <w:ind w:left="576" w:right="62"/>
        <w:jc w:val="both"/>
        <w:textAlignment w:val="baseline"/>
        <w:rPr>
          <w:rFonts w:ascii="Arial" w:eastAsia="Arial" w:hAnsi="Arial"/>
          <w:color w:val="000000"/>
          <w:spacing w:val="5"/>
          <w:sz w:val="24"/>
          <w:szCs w:val="24"/>
        </w:rPr>
      </w:pPr>
      <w:r w:rsidRPr="094368B2">
        <w:rPr>
          <w:rFonts w:ascii="Arial" w:eastAsia="Arial" w:hAnsi="Arial"/>
          <w:color w:val="000000"/>
          <w:spacing w:val="5"/>
          <w:sz w:val="24"/>
          <w:szCs w:val="24"/>
        </w:rPr>
        <w:t>7.2.</w:t>
      </w:r>
      <w:r w:rsidR="00EC1B92" w:rsidRPr="094368B2">
        <w:rPr>
          <w:rFonts w:ascii="Arial" w:eastAsia="Arial" w:hAnsi="Arial"/>
          <w:color w:val="000000"/>
          <w:spacing w:val="5"/>
          <w:sz w:val="24"/>
          <w:szCs w:val="24"/>
        </w:rPr>
        <w:t>8</w:t>
      </w:r>
      <w:r w:rsidRPr="094368B2">
        <w:rPr>
          <w:rFonts w:ascii="Arial" w:eastAsia="Arial" w:hAnsi="Arial"/>
          <w:color w:val="000000"/>
          <w:spacing w:val="5"/>
          <w:sz w:val="24"/>
          <w:szCs w:val="24"/>
        </w:rPr>
        <w:t xml:space="preserve"> </w:t>
      </w:r>
      <w:r w:rsidR="00B04463" w:rsidRPr="004962B0">
        <w:rPr>
          <w:rFonts w:ascii="Arial" w:eastAsia="Arial" w:hAnsi="Arial"/>
          <w:color w:val="000000"/>
          <w:spacing w:val="5"/>
          <w:sz w:val="24"/>
        </w:rPr>
        <w:tab/>
      </w:r>
      <w:r w:rsidRPr="094368B2">
        <w:rPr>
          <w:rFonts w:ascii="Arial" w:eastAsia="Arial" w:hAnsi="Arial"/>
          <w:color w:val="000000"/>
          <w:spacing w:val="5"/>
          <w:sz w:val="24"/>
          <w:szCs w:val="24"/>
        </w:rPr>
        <w:t xml:space="preserve">The </w:t>
      </w:r>
      <w:r w:rsidR="00392A0D" w:rsidRPr="094368B2">
        <w:rPr>
          <w:rFonts w:ascii="Arial" w:eastAsia="Arial" w:hAnsi="Arial"/>
          <w:color w:val="000000"/>
          <w:spacing w:val="5"/>
          <w:sz w:val="24"/>
          <w:szCs w:val="24"/>
        </w:rPr>
        <w:t xml:space="preserve">Clinical </w:t>
      </w:r>
      <w:r w:rsidRPr="094368B2">
        <w:rPr>
          <w:rFonts w:ascii="Arial" w:eastAsia="Arial" w:hAnsi="Arial"/>
          <w:color w:val="000000"/>
          <w:spacing w:val="5"/>
          <w:sz w:val="24"/>
          <w:szCs w:val="24"/>
        </w:rPr>
        <w:t>Organisation</w:t>
      </w:r>
      <w:r w:rsidR="00747281" w:rsidRPr="094368B2">
        <w:rPr>
          <w:rFonts w:ascii="Arial" w:eastAsia="Arial" w:hAnsi="Arial"/>
          <w:color w:val="000000"/>
          <w:spacing w:val="5"/>
          <w:sz w:val="24"/>
          <w:szCs w:val="24"/>
        </w:rPr>
        <w:t xml:space="preserve"> </w:t>
      </w:r>
      <w:r w:rsidRPr="094368B2">
        <w:rPr>
          <w:rFonts w:ascii="Arial" w:eastAsia="Arial" w:hAnsi="Arial"/>
          <w:color w:val="000000"/>
          <w:spacing w:val="5"/>
          <w:sz w:val="24"/>
          <w:szCs w:val="24"/>
        </w:rPr>
        <w:t>will:</w:t>
      </w:r>
    </w:p>
    <w:p w14:paraId="4F70A219" w14:textId="1B5E9C86" w:rsidR="00D90B60" w:rsidRPr="004962B0" w:rsidRDefault="094368B2" w:rsidP="617CBBD5">
      <w:pPr>
        <w:numPr>
          <w:ilvl w:val="0"/>
          <w:numId w:val="11"/>
        </w:numPr>
        <w:tabs>
          <w:tab w:val="clear" w:pos="432"/>
          <w:tab w:val="left" w:pos="1944"/>
        </w:tabs>
        <w:spacing w:before="123" w:line="276"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ensure that its Agents and/or Personnel and the Principal Investigator (as applicable), do not Process Personal Data except in accordance with the Protocol and this Agreement;</w:t>
      </w:r>
    </w:p>
    <w:p w14:paraId="2F076FA0" w14:textId="5777192F" w:rsidR="00D90B60" w:rsidRPr="004962B0" w:rsidRDefault="094368B2" w:rsidP="2D24E174">
      <w:pPr>
        <w:numPr>
          <w:ilvl w:val="0"/>
          <w:numId w:val="11"/>
        </w:numPr>
        <w:tabs>
          <w:tab w:val="clear" w:pos="432"/>
          <w:tab w:val="left" w:pos="1944"/>
        </w:tabs>
        <w:spacing w:before="116" w:line="277"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take all reasonable steps to ensure the reliability and integrity of its Agents or the Principal Investigator and any Personnel (as applicable) who have access to the Personal Data and will ensure that the Principal Investigator, Agents and the Personnel (as applicable):</w:t>
      </w:r>
    </w:p>
    <w:p w14:paraId="4B521F19" w14:textId="77777777" w:rsidR="00D90B60" w:rsidRPr="004962B0" w:rsidRDefault="094368B2" w:rsidP="617CBBD5">
      <w:pPr>
        <w:numPr>
          <w:ilvl w:val="0"/>
          <w:numId w:val="12"/>
        </w:numPr>
        <w:tabs>
          <w:tab w:val="clear" w:pos="432"/>
          <w:tab w:val="left" w:pos="2376"/>
        </w:tabs>
        <w:spacing w:before="114" w:line="279" w:lineRule="exact"/>
        <w:ind w:left="2376"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are aware and comply with the duties under this Clause 7 (Data Protection);</w:t>
      </w:r>
    </w:p>
    <w:p w14:paraId="287FD0FC" w14:textId="77777777" w:rsidR="00D90B60" w:rsidRPr="004962B0" w:rsidRDefault="00736E94" w:rsidP="094368B2">
      <w:pPr>
        <w:numPr>
          <w:ilvl w:val="0"/>
          <w:numId w:val="12"/>
        </w:numPr>
        <w:tabs>
          <w:tab w:val="clear" w:pos="432"/>
          <w:tab w:val="left" w:pos="2376"/>
        </w:tabs>
        <w:spacing w:before="116" w:line="277" w:lineRule="exact"/>
        <w:ind w:left="2376" w:right="62" w:hanging="432"/>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are subject to mandatory training in their information governance responsibilities and have appropriate contracts, including sanctions, including for breach of confidence or misuse of Personal Data; and</w:t>
      </w:r>
    </w:p>
    <w:p w14:paraId="4A81114A" w14:textId="77777777" w:rsidR="00D90B60" w:rsidRPr="004962B0" w:rsidRDefault="00736E94" w:rsidP="094368B2">
      <w:pPr>
        <w:numPr>
          <w:ilvl w:val="0"/>
          <w:numId w:val="12"/>
        </w:numPr>
        <w:tabs>
          <w:tab w:val="clear" w:pos="432"/>
          <w:tab w:val="left" w:pos="2376"/>
        </w:tabs>
        <w:spacing w:before="116" w:line="277" w:lineRule="exact"/>
        <w:ind w:left="2376" w:right="62" w:hanging="432"/>
        <w:jc w:val="both"/>
        <w:textAlignment w:val="baseline"/>
        <w:rPr>
          <w:rFonts w:ascii="Arial" w:eastAsia="Arial" w:hAnsi="Arial"/>
          <w:color w:val="000000"/>
          <w:spacing w:val="-1"/>
          <w:sz w:val="24"/>
          <w:szCs w:val="24"/>
        </w:rPr>
      </w:pPr>
      <w:proofErr w:type="gramStart"/>
      <w:r w:rsidRPr="094368B2">
        <w:rPr>
          <w:rFonts w:ascii="Arial" w:eastAsia="Arial" w:hAnsi="Arial"/>
          <w:color w:val="000000"/>
          <w:spacing w:val="-1"/>
          <w:sz w:val="24"/>
          <w:szCs w:val="24"/>
        </w:rPr>
        <w:t>are</w:t>
      </w:r>
      <w:proofErr w:type="gramEnd"/>
      <w:r w:rsidRPr="094368B2">
        <w:rPr>
          <w:rFonts w:ascii="Arial" w:eastAsia="Arial" w:hAnsi="Arial"/>
          <w:color w:val="000000"/>
          <w:spacing w:val="-1"/>
          <w:sz w:val="24"/>
          <w:szCs w:val="24"/>
        </w:rPr>
        <w:t xml:space="preserve"> informed of the confidential nature of the Personal Data and understand their responsibilities for information governance, </w:t>
      </w:r>
      <w:r w:rsidRPr="094368B2">
        <w:rPr>
          <w:rFonts w:ascii="Arial" w:eastAsia="Arial" w:hAnsi="Arial"/>
          <w:color w:val="000000"/>
          <w:spacing w:val="-1"/>
          <w:sz w:val="24"/>
          <w:szCs w:val="24"/>
        </w:rPr>
        <w:lastRenderedPageBreak/>
        <w:t>including their obligation to Process Personal Data securely and to only disseminate or disclose it for lawful and appropriate purposes.</w:t>
      </w:r>
    </w:p>
    <w:p w14:paraId="54811122" w14:textId="77777777" w:rsidR="00D90B60" w:rsidRPr="004962B0" w:rsidRDefault="00736E94" w:rsidP="094368B2">
      <w:pPr>
        <w:spacing w:before="241" w:line="272" w:lineRule="exact"/>
        <w:ind w:left="576" w:right="62"/>
        <w:jc w:val="both"/>
        <w:textAlignment w:val="baseline"/>
        <w:rPr>
          <w:rFonts w:ascii="Arial" w:eastAsia="Arial" w:hAnsi="Arial"/>
          <w:color w:val="000000"/>
          <w:spacing w:val="5"/>
          <w:sz w:val="24"/>
          <w:szCs w:val="24"/>
        </w:rPr>
      </w:pPr>
      <w:r w:rsidRPr="094368B2">
        <w:rPr>
          <w:rFonts w:ascii="Arial" w:eastAsia="Arial" w:hAnsi="Arial"/>
          <w:color w:val="000000"/>
          <w:spacing w:val="5"/>
          <w:sz w:val="24"/>
          <w:szCs w:val="24"/>
        </w:rPr>
        <w:t>7.2.</w:t>
      </w:r>
      <w:r w:rsidR="00EC1B92" w:rsidRPr="094368B2">
        <w:rPr>
          <w:rFonts w:ascii="Arial" w:eastAsia="Arial" w:hAnsi="Arial"/>
          <w:color w:val="000000"/>
          <w:spacing w:val="5"/>
          <w:sz w:val="24"/>
          <w:szCs w:val="24"/>
        </w:rPr>
        <w:t>9</w:t>
      </w:r>
      <w:r w:rsidRPr="094368B2">
        <w:rPr>
          <w:rFonts w:ascii="Arial" w:eastAsia="Arial" w:hAnsi="Arial"/>
          <w:color w:val="000000"/>
          <w:spacing w:val="5"/>
          <w:sz w:val="24"/>
          <w:szCs w:val="24"/>
        </w:rPr>
        <w:t xml:space="preserve"> </w:t>
      </w:r>
      <w:r w:rsidR="00B04463" w:rsidRPr="004962B0">
        <w:rPr>
          <w:rFonts w:ascii="Arial" w:eastAsia="Arial" w:hAnsi="Arial"/>
          <w:color w:val="000000"/>
          <w:spacing w:val="5"/>
          <w:sz w:val="24"/>
        </w:rPr>
        <w:tab/>
      </w:r>
      <w:r w:rsidRPr="094368B2">
        <w:rPr>
          <w:rFonts w:ascii="Arial" w:eastAsia="Arial" w:hAnsi="Arial"/>
          <w:color w:val="000000"/>
          <w:spacing w:val="5"/>
          <w:sz w:val="24"/>
          <w:szCs w:val="24"/>
        </w:rPr>
        <w:t xml:space="preserve">The </w:t>
      </w:r>
      <w:r w:rsidR="00392A0D" w:rsidRPr="094368B2">
        <w:rPr>
          <w:rFonts w:ascii="Arial" w:eastAsia="Arial" w:hAnsi="Arial"/>
          <w:color w:val="000000"/>
          <w:spacing w:val="5"/>
          <w:sz w:val="24"/>
          <w:szCs w:val="24"/>
        </w:rPr>
        <w:t xml:space="preserve">Clinical </w:t>
      </w:r>
      <w:r w:rsidRPr="094368B2">
        <w:rPr>
          <w:rFonts w:ascii="Arial" w:eastAsia="Arial" w:hAnsi="Arial"/>
          <w:color w:val="000000"/>
          <w:spacing w:val="5"/>
          <w:sz w:val="24"/>
          <w:szCs w:val="24"/>
        </w:rPr>
        <w:t>Organisation agree</w:t>
      </w:r>
      <w:r w:rsidR="094368B2" w:rsidRPr="094368B2">
        <w:rPr>
          <w:rFonts w:ascii="Arial" w:eastAsia="Arial" w:hAnsi="Arial"/>
          <w:color w:val="000000" w:themeColor="text1"/>
          <w:sz w:val="24"/>
          <w:szCs w:val="24"/>
        </w:rPr>
        <w:t>s</w:t>
      </w:r>
      <w:r w:rsidRPr="094368B2">
        <w:rPr>
          <w:rFonts w:ascii="Arial" w:eastAsia="Arial" w:hAnsi="Arial"/>
          <w:color w:val="000000"/>
          <w:spacing w:val="5"/>
          <w:sz w:val="24"/>
          <w:szCs w:val="24"/>
        </w:rPr>
        <w:t xml:space="preserve"> to:</w:t>
      </w:r>
    </w:p>
    <w:p w14:paraId="767B299A" w14:textId="18FBB992" w:rsidR="00D90B60" w:rsidRPr="004962B0" w:rsidRDefault="00736E94" w:rsidP="2D24E174">
      <w:pPr>
        <w:numPr>
          <w:ilvl w:val="0"/>
          <w:numId w:val="13"/>
        </w:numPr>
        <w:tabs>
          <w:tab w:val="clear" w:pos="432"/>
          <w:tab w:val="left" w:pos="1944"/>
        </w:tabs>
        <w:spacing w:before="130" w:line="275" w:lineRule="exact"/>
        <w:ind w:left="1944" w:right="62" w:hanging="432"/>
        <w:jc w:val="both"/>
        <w:textAlignment w:val="baseline"/>
        <w:rPr>
          <w:rFonts w:ascii="Arial" w:eastAsia="Arial" w:hAnsi="Arial"/>
          <w:color w:val="000000"/>
          <w:spacing w:val="1"/>
          <w:sz w:val="24"/>
          <w:szCs w:val="24"/>
        </w:rPr>
      </w:pPr>
      <w:proofErr w:type="gramStart"/>
      <w:r w:rsidRPr="2D24E174">
        <w:rPr>
          <w:rFonts w:ascii="Arial" w:eastAsia="Arial" w:hAnsi="Arial"/>
          <w:color w:val="000000"/>
          <w:spacing w:val="1"/>
          <w:sz w:val="24"/>
          <w:szCs w:val="24"/>
        </w:rPr>
        <w:t>Provide the Sponsor with evidence of its compliance with the obligations set out in this Agreement, and/or, at the Sponsor’s discretion on reasonable notice, to allow the Sponsor or a third party appointed by the Sponsor</w:t>
      </w:r>
      <w:r w:rsidR="00747281" w:rsidRPr="2D24E174">
        <w:rPr>
          <w:rFonts w:ascii="Arial" w:eastAsia="Arial" w:hAnsi="Arial"/>
          <w:color w:val="000000"/>
          <w:spacing w:val="1"/>
          <w:sz w:val="24"/>
          <w:szCs w:val="24"/>
        </w:rPr>
        <w:t xml:space="preserve"> </w:t>
      </w:r>
      <w:r w:rsidRPr="2D24E174">
        <w:rPr>
          <w:rFonts w:ascii="Arial" w:eastAsia="Arial" w:hAnsi="Arial"/>
          <w:color w:val="000000"/>
          <w:spacing w:val="1"/>
          <w:sz w:val="24"/>
          <w:szCs w:val="24"/>
        </w:rPr>
        <w:t xml:space="preserve">to audit the </w:t>
      </w:r>
      <w:r w:rsidR="00392A0D" w:rsidRPr="2D24E174">
        <w:rPr>
          <w:rFonts w:ascii="Arial" w:eastAsia="Arial" w:hAnsi="Arial"/>
          <w:color w:val="000000"/>
          <w:spacing w:val="1"/>
          <w:sz w:val="24"/>
          <w:szCs w:val="24"/>
        </w:rPr>
        <w:t xml:space="preserve">Clinical </w:t>
      </w:r>
      <w:r w:rsidRPr="2D24E174">
        <w:rPr>
          <w:rFonts w:ascii="Arial" w:eastAsia="Arial" w:hAnsi="Arial"/>
          <w:color w:val="000000"/>
          <w:spacing w:val="1"/>
          <w:sz w:val="24"/>
          <w:szCs w:val="24"/>
        </w:rPr>
        <w:t>Organisation’s</w:t>
      </w:r>
      <w:r w:rsidR="00D506AD" w:rsidRPr="2D24E174">
        <w:rPr>
          <w:rFonts w:ascii="Arial" w:eastAsia="Arial" w:hAnsi="Arial"/>
          <w:color w:val="000000"/>
          <w:spacing w:val="1"/>
          <w:sz w:val="24"/>
          <w:szCs w:val="24"/>
        </w:rPr>
        <w:t xml:space="preserve"> </w:t>
      </w:r>
      <w:r w:rsidRPr="2D24E174">
        <w:rPr>
          <w:rFonts w:ascii="Arial" w:eastAsia="Arial" w:hAnsi="Arial"/>
          <w:color w:val="000000"/>
          <w:spacing w:val="1"/>
          <w:sz w:val="24"/>
          <w:szCs w:val="24"/>
        </w:rPr>
        <w:t xml:space="preserve">compliance with the obligations described in this Agreement, Data Protection Laws and Guidance (including but not limited to Article 28 GDPR), subject to the Sponsor or the appointed third party, complying with all relevant health and safety and security policies of the </w:t>
      </w:r>
      <w:r w:rsidR="00A171CB" w:rsidRPr="2D24E174">
        <w:rPr>
          <w:rFonts w:ascii="Arial" w:eastAsia="Arial" w:hAnsi="Arial"/>
          <w:color w:val="000000"/>
          <w:spacing w:val="1"/>
          <w:sz w:val="24"/>
          <w:szCs w:val="24"/>
        </w:rPr>
        <w:t xml:space="preserve">Clinical </w:t>
      </w:r>
      <w:r w:rsidRPr="2D24E174">
        <w:rPr>
          <w:rFonts w:ascii="Arial" w:eastAsia="Arial" w:hAnsi="Arial"/>
          <w:color w:val="000000"/>
          <w:spacing w:val="1"/>
          <w:sz w:val="24"/>
          <w:szCs w:val="24"/>
        </w:rPr>
        <w:t>Organisation.</w:t>
      </w:r>
      <w:proofErr w:type="gramEnd"/>
    </w:p>
    <w:p w14:paraId="6DF7FA7E" w14:textId="77777777" w:rsidR="00D90B60" w:rsidRPr="004962B0" w:rsidRDefault="094368B2" w:rsidP="094368B2">
      <w:pPr>
        <w:numPr>
          <w:ilvl w:val="0"/>
          <w:numId w:val="13"/>
        </w:numPr>
        <w:tabs>
          <w:tab w:val="clear" w:pos="432"/>
          <w:tab w:val="left" w:pos="1944"/>
        </w:tabs>
        <w:spacing w:before="126" w:line="273"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Obtain prior written agreement of the Sponsor to Process Personal Data outside of the EEA.</w:t>
      </w:r>
    </w:p>
    <w:p w14:paraId="5D51B639" w14:textId="500CAE97" w:rsidR="00D90B60" w:rsidRPr="004962B0" w:rsidRDefault="009702D6" w:rsidP="2D24E174">
      <w:pPr>
        <w:spacing w:before="470" w:line="277" w:lineRule="exact"/>
        <w:ind w:left="1440" w:right="62" w:hanging="864"/>
        <w:jc w:val="both"/>
        <w:textAlignment w:val="baseline"/>
        <w:rPr>
          <w:rFonts w:ascii="Arial" w:eastAsia="Arial" w:hAnsi="Arial"/>
          <w:color w:val="000000"/>
          <w:sz w:val="24"/>
          <w:szCs w:val="24"/>
        </w:rPr>
      </w:pPr>
      <w:r w:rsidRPr="2D24E174">
        <w:rPr>
          <w:rFonts w:ascii="Arial" w:eastAsia="Arial" w:hAnsi="Arial"/>
          <w:color w:val="000000"/>
          <w:sz w:val="24"/>
          <w:szCs w:val="24"/>
        </w:rPr>
        <w:t>7</w:t>
      </w:r>
      <w:r w:rsidR="00460174" w:rsidRPr="2D24E174">
        <w:rPr>
          <w:rFonts w:ascii="Arial" w:eastAsia="Arial" w:hAnsi="Arial"/>
          <w:color w:val="000000"/>
          <w:sz w:val="24"/>
          <w:szCs w:val="24"/>
        </w:rPr>
        <w:t>.2.</w:t>
      </w:r>
      <w:r w:rsidR="00EC1B92" w:rsidRPr="2D24E174">
        <w:rPr>
          <w:rFonts w:ascii="Arial" w:eastAsia="Arial" w:hAnsi="Arial"/>
          <w:color w:val="000000"/>
          <w:sz w:val="24"/>
          <w:szCs w:val="24"/>
        </w:rPr>
        <w:t>10</w:t>
      </w:r>
      <w:r w:rsidR="00460174" w:rsidRPr="2D24E174">
        <w:rPr>
          <w:rFonts w:ascii="Arial" w:eastAsia="Arial" w:hAnsi="Arial"/>
          <w:color w:val="000000"/>
          <w:sz w:val="24"/>
          <w:szCs w:val="24"/>
        </w:rPr>
        <w:t xml:space="preserve"> </w:t>
      </w:r>
      <w:r w:rsidR="005C6006" w:rsidRPr="004962B0">
        <w:rPr>
          <w:rFonts w:ascii="Arial" w:eastAsia="Arial" w:hAnsi="Arial"/>
          <w:color w:val="000000"/>
          <w:sz w:val="24"/>
        </w:rPr>
        <w:tab/>
      </w:r>
      <w:r w:rsidR="00460174" w:rsidRPr="2D24E174">
        <w:rPr>
          <w:rFonts w:ascii="Arial" w:eastAsia="Arial" w:hAnsi="Arial"/>
          <w:color w:val="000000"/>
          <w:sz w:val="24"/>
          <w:szCs w:val="24"/>
        </w:rPr>
        <w:t xml:space="preserve">In addition to the </w:t>
      </w:r>
      <w:r w:rsidR="00E5669E" w:rsidRPr="2D24E174">
        <w:rPr>
          <w:rFonts w:ascii="Arial" w:eastAsia="Arial" w:hAnsi="Arial"/>
          <w:color w:val="000000"/>
          <w:sz w:val="24"/>
          <w:szCs w:val="24"/>
        </w:rPr>
        <w:t xml:space="preserve">Clinical </w:t>
      </w:r>
      <w:r w:rsidR="00747281" w:rsidRPr="2D24E174">
        <w:rPr>
          <w:rFonts w:ascii="Arial" w:eastAsia="Arial" w:hAnsi="Arial"/>
          <w:color w:val="000000"/>
          <w:sz w:val="24"/>
          <w:szCs w:val="24"/>
        </w:rPr>
        <w:t>Organisation's obligations</w:t>
      </w:r>
      <w:r w:rsidR="00460174" w:rsidRPr="2D24E174">
        <w:rPr>
          <w:rFonts w:ascii="Arial" w:eastAsia="Arial" w:hAnsi="Arial"/>
          <w:color w:val="000000"/>
          <w:sz w:val="24"/>
          <w:szCs w:val="24"/>
        </w:rPr>
        <w:t xml:space="preserve"> under Clause </w:t>
      </w:r>
      <w:r w:rsidR="00A171CB" w:rsidRPr="2D24E174">
        <w:rPr>
          <w:rFonts w:ascii="Arial" w:eastAsia="Arial" w:hAnsi="Arial"/>
          <w:color w:val="000000"/>
          <w:sz w:val="24"/>
          <w:szCs w:val="24"/>
        </w:rPr>
        <w:t>7</w:t>
      </w:r>
      <w:r w:rsidR="00460174" w:rsidRPr="2D24E174">
        <w:rPr>
          <w:rFonts w:ascii="Arial" w:eastAsia="Arial" w:hAnsi="Arial"/>
          <w:color w:val="000000"/>
          <w:sz w:val="24"/>
          <w:szCs w:val="24"/>
        </w:rPr>
        <w:t xml:space="preserve">.2.9(b), where the </w:t>
      </w:r>
      <w:r w:rsidR="00E5669E" w:rsidRPr="2D24E174">
        <w:rPr>
          <w:rFonts w:ascii="Arial" w:eastAsia="Arial" w:hAnsi="Arial"/>
          <w:color w:val="000000"/>
          <w:sz w:val="24"/>
          <w:szCs w:val="24"/>
        </w:rPr>
        <w:t xml:space="preserve">Clinical </w:t>
      </w:r>
      <w:r w:rsidR="00460174" w:rsidRPr="2D24E174">
        <w:rPr>
          <w:rFonts w:ascii="Arial" w:eastAsia="Arial" w:hAnsi="Arial"/>
          <w:color w:val="000000"/>
          <w:sz w:val="24"/>
          <w:szCs w:val="24"/>
        </w:rPr>
        <w:t>Organisation</w:t>
      </w:r>
      <w:r w:rsidR="00B830C5" w:rsidRPr="2D24E174">
        <w:rPr>
          <w:rFonts w:ascii="Arial" w:eastAsia="Arial" w:hAnsi="Arial"/>
          <w:color w:val="000000"/>
          <w:sz w:val="24"/>
          <w:szCs w:val="24"/>
        </w:rPr>
        <w:t xml:space="preserve"> </w:t>
      </w:r>
      <w:r w:rsidR="00460174" w:rsidRPr="2D24E174">
        <w:rPr>
          <w:rFonts w:ascii="Arial" w:eastAsia="Arial" w:hAnsi="Arial"/>
          <w:color w:val="000000"/>
          <w:sz w:val="24"/>
          <w:szCs w:val="24"/>
        </w:rPr>
        <w:t xml:space="preserve">acting as the Sponsor’s Processor, Processes Personal Data outside of the EEA, the </w:t>
      </w:r>
      <w:r w:rsidR="00E5669E" w:rsidRPr="2D24E174">
        <w:rPr>
          <w:rFonts w:ascii="Arial" w:eastAsia="Arial" w:hAnsi="Arial"/>
          <w:color w:val="000000"/>
          <w:sz w:val="24"/>
          <w:szCs w:val="24"/>
        </w:rPr>
        <w:t xml:space="preserve">Clinical </w:t>
      </w:r>
      <w:r w:rsidR="00460174" w:rsidRPr="2D24E174">
        <w:rPr>
          <w:rFonts w:ascii="Arial" w:eastAsia="Arial" w:hAnsi="Arial"/>
          <w:color w:val="000000"/>
          <w:sz w:val="24"/>
          <w:szCs w:val="24"/>
        </w:rPr>
        <w:t xml:space="preserve">Organisation warrants that it does so in compliance with the Data Protection </w:t>
      </w:r>
      <w:r w:rsidR="00D506AD" w:rsidRPr="2D24E174">
        <w:rPr>
          <w:rFonts w:ascii="Arial" w:eastAsia="Arial" w:hAnsi="Arial"/>
          <w:color w:val="000000"/>
          <w:sz w:val="24"/>
          <w:szCs w:val="24"/>
        </w:rPr>
        <w:t xml:space="preserve">Laws </w:t>
      </w:r>
      <w:r w:rsidR="00460174" w:rsidRPr="2D24E174">
        <w:rPr>
          <w:rFonts w:ascii="Arial" w:eastAsia="Arial" w:hAnsi="Arial"/>
          <w:color w:val="000000"/>
          <w:sz w:val="24"/>
          <w:szCs w:val="24"/>
        </w:rPr>
        <w:t>and Guidance.</w:t>
      </w:r>
    </w:p>
    <w:p w14:paraId="22C88BB0" w14:textId="4D3A7F52" w:rsidR="00E5669E" w:rsidRPr="004962B0" w:rsidRDefault="094368B2" w:rsidP="00E17D5C">
      <w:pPr>
        <w:spacing w:before="240" w:after="240" w:line="277" w:lineRule="exact"/>
        <w:ind w:left="1440" w:hanging="86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7.2.11 </w:t>
      </w:r>
      <w:r w:rsidR="00E17D5C">
        <w:rPr>
          <w:rFonts w:ascii="Arial" w:eastAsia="Arial" w:hAnsi="Arial"/>
          <w:color w:val="000000" w:themeColor="text1"/>
          <w:sz w:val="24"/>
          <w:szCs w:val="24"/>
        </w:rPr>
        <w:tab/>
      </w:r>
      <w:r w:rsidRPr="094368B2">
        <w:rPr>
          <w:rFonts w:ascii="Arial" w:eastAsia="Arial" w:hAnsi="Arial"/>
          <w:color w:val="000000" w:themeColor="text1"/>
          <w:sz w:val="24"/>
          <w:szCs w:val="24"/>
        </w:rPr>
        <w:t>The Parties agree that any transfer of Personal Data outside of the European Economic Area (“Restricted Transfer”) shall be in accordance with Data Protection Laws and Guidance and in particular in accordance with Chapter 5 of the GDPR. The Parties agree that a Restricted Transfer shall only take place where there is either an Adequacy Decision or Appropriate Safeguards in place governing that Restricted Transfer. All relevant regulatory authority requirements in relation to Restricted Transfers, in particular the use of Standard Contractual Clauses or other Appropriate Safeguards and any related measures required to be taken in the context of any Restricted Transfer, shall be put in place</w:t>
      </w:r>
      <w:r w:rsidR="008C364B">
        <w:rPr>
          <w:rFonts w:ascii="Arial" w:eastAsia="Arial" w:hAnsi="Arial"/>
          <w:color w:val="000000" w:themeColor="text1"/>
          <w:sz w:val="24"/>
          <w:szCs w:val="24"/>
        </w:rPr>
        <w:t>,</w:t>
      </w:r>
      <w:r w:rsidRPr="094368B2">
        <w:rPr>
          <w:rFonts w:ascii="Arial" w:eastAsia="Arial" w:hAnsi="Arial"/>
          <w:color w:val="000000" w:themeColor="text1"/>
          <w:sz w:val="24"/>
          <w:szCs w:val="24"/>
        </w:rPr>
        <w:t xml:space="preserve"> including adopting additional measures, such as a transfer assessment to protect the Clinical Trial Subject.</w:t>
      </w:r>
    </w:p>
    <w:p w14:paraId="02A3B6C2" w14:textId="77777777" w:rsidR="00D90B60" w:rsidRPr="004962B0" w:rsidRDefault="00736E94" w:rsidP="094368B2">
      <w:pPr>
        <w:spacing w:before="239" w:line="277" w:lineRule="exact"/>
        <w:ind w:left="72" w:right="62"/>
        <w:jc w:val="both"/>
        <w:textAlignment w:val="baseline"/>
        <w:rPr>
          <w:rFonts w:ascii="Arial" w:eastAsia="Arial" w:hAnsi="Arial"/>
          <w:color w:val="000000"/>
          <w:spacing w:val="2"/>
          <w:sz w:val="24"/>
          <w:szCs w:val="24"/>
        </w:rPr>
      </w:pPr>
      <w:r w:rsidRPr="094368B2">
        <w:rPr>
          <w:rFonts w:ascii="Arial" w:eastAsia="Arial" w:hAnsi="Arial"/>
          <w:color w:val="000000"/>
          <w:spacing w:val="2"/>
          <w:sz w:val="24"/>
          <w:szCs w:val="24"/>
        </w:rPr>
        <w:t xml:space="preserve">7.3 </w:t>
      </w:r>
      <w:r w:rsidRPr="094368B2">
        <w:rPr>
          <w:rFonts w:ascii="Arial" w:eastAsia="Arial" w:hAnsi="Arial"/>
          <w:b/>
          <w:bCs/>
          <w:color w:val="000000"/>
          <w:spacing w:val="2"/>
          <w:sz w:val="24"/>
          <w:szCs w:val="24"/>
        </w:rPr>
        <w:t xml:space="preserve">Sharing of Personal Data and/or Clinical Trial Subject </w:t>
      </w:r>
      <w:proofErr w:type="spellStart"/>
      <w:r w:rsidRPr="094368B2">
        <w:rPr>
          <w:rFonts w:ascii="Arial" w:eastAsia="Arial" w:hAnsi="Arial"/>
          <w:b/>
          <w:bCs/>
          <w:color w:val="000000"/>
          <w:spacing w:val="2"/>
          <w:sz w:val="24"/>
          <w:szCs w:val="24"/>
        </w:rPr>
        <w:t>Pseudonymised</w:t>
      </w:r>
      <w:proofErr w:type="spellEnd"/>
      <w:r w:rsidRPr="094368B2">
        <w:rPr>
          <w:rFonts w:ascii="Arial" w:eastAsia="Arial" w:hAnsi="Arial"/>
          <w:b/>
          <w:bCs/>
          <w:color w:val="000000"/>
          <w:spacing w:val="2"/>
          <w:sz w:val="24"/>
          <w:szCs w:val="24"/>
        </w:rPr>
        <w:t xml:space="preserve"> Data</w:t>
      </w:r>
    </w:p>
    <w:p w14:paraId="5DA6DF75" w14:textId="77777777" w:rsidR="00D90B60" w:rsidRPr="004962B0" w:rsidRDefault="094368B2" w:rsidP="094368B2">
      <w:pPr>
        <w:spacing w:before="233" w:line="277" w:lineRule="exact"/>
        <w:ind w:left="1440" w:right="62" w:hanging="864"/>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 xml:space="preserve">7.3.1 </w:t>
      </w:r>
      <w:r w:rsidR="00736E94">
        <w:tab/>
      </w:r>
      <w:r w:rsidRPr="094368B2">
        <w:rPr>
          <w:rFonts w:ascii="Arial" w:eastAsia="Arial" w:hAnsi="Arial"/>
          <w:color w:val="000000" w:themeColor="text1"/>
          <w:sz w:val="24"/>
          <w:szCs w:val="24"/>
        </w:rPr>
        <w:t xml:space="preserve">Neither Personal Data nor </w:t>
      </w:r>
      <w:proofErr w:type="spellStart"/>
      <w:r w:rsidRPr="094368B2">
        <w:rPr>
          <w:rFonts w:ascii="Arial" w:eastAsia="Arial" w:hAnsi="Arial"/>
          <w:color w:val="000000" w:themeColor="text1"/>
          <w:sz w:val="24"/>
          <w:szCs w:val="24"/>
        </w:rPr>
        <w:t>Pseudonymised</w:t>
      </w:r>
      <w:proofErr w:type="spellEnd"/>
      <w:r w:rsidRPr="094368B2">
        <w:rPr>
          <w:rFonts w:ascii="Arial" w:eastAsia="Arial" w:hAnsi="Arial"/>
          <w:color w:val="000000" w:themeColor="text1"/>
          <w:sz w:val="24"/>
          <w:szCs w:val="24"/>
        </w:rPr>
        <w:t xml:space="preserve"> Data of Clinical Trial Subjects shall be transferred by the Clinical Organisation to the Sponsor unless this is required directly or indirectly to satisfy the requirements of this Agreement, or for the purposes of monitoring and reporting of adverse events or in relation to a claim or proceeding brought by a Clinical Trial Subject in connection with the Clinical Trial or is otherwise required by applicable law.</w:t>
      </w:r>
      <w:proofErr w:type="gramEnd"/>
    </w:p>
    <w:p w14:paraId="65D76113" w14:textId="30E96964" w:rsidR="00D90B60" w:rsidRPr="004962B0" w:rsidRDefault="00736E94" w:rsidP="2D24E174">
      <w:pPr>
        <w:spacing w:before="116" w:line="277" w:lineRule="exact"/>
        <w:ind w:left="1440" w:right="62" w:hanging="864"/>
        <w:jc w:val="both"/>
        <w:textAlignment w:val="baseline"/>
        <w:rPr>
          <w:rFonts w:ascii="Arial" w:eastAsia="Arial" w:hAnsi="Arial"/>
          <w:color w:val="000000"/>
          <w:spacing w:val="1"/>
          <w:sz w:val="24"/>
          <w:szCs w:val="24"/>
        </w:rPr>
      </w:pPr>
      <w:r w:rsidRPr="2D24E174">
        <w:rPr>
          <w:rFonts w:ascii="Arial" w:eastAsia="Arial" w:hAnsi="Arial"/>
          <w:color w:val="000000"/>
          <w:spacing w:val="1"/>
          <w:sz w:val="24"/>
          <w:szCs w:val="24"/>
        </w:rPr>
        <w:t xml:space="preserve">7.3.2 </w:t>
      </w:r>
      <w:r w:rsidR="005C6006" w:rsidRPr="004962B0">
        <w:rPr>
          <w:rFonts w:ascii="Arial" w:eastAsia="Arial" w:hAnsi="Arial"/>
          <w:color w:val="000000"/>
          <w:spacing w:val="1"/>
          <w:sz w:val="24"/>
        </w:rPr>
        <w:tab/>
      </w:r>
      <w:r w:rsidRPr="2D24E174">
        <w:rPr>
          <w:rFonts w:ascii="Arial" w:eastAsia="Arial" w:hAnsi="Arial"/>
          <w:color w:val="000000"/>
          <w:spacing w:val="1"/>
          <w:sz w:val="24"/>
          <w:szCs w:val="24"/>
        </w:rPr>
        <w:t xml:space="preserve">The Sponsor agrees not to pass Personal Data or </w:t>
      </w:r>
      <w:proofErr w:type="spellStart"/>
      <w:r w:rsidRPr="2D24E174">
        <w:rPr>
          <w:rFonts w:ascii="Arial" w:eastAsia="Arial" w:hAnsi="Arial"/>
          <w:color w:val="000000"/>
          <w:spacing w:val="1"/>
          <w:sz w:val="24"/>
          <w:szCs w:val="24"/>
        </w:rPr>
        <w:t>Pseudonymised</w:t>
      </w:r>
      <w:proofErr w:type="spellEnd"/>
      <w:r w:rsidRPr="2D24E174">
        <w:rPr>
          <w:rFonts w:ascii="Arial" w:eastAsia="Arial" w:hAnsi="Arial"/>
          <w:color w:val="000000"/>
          <w:spacing w:val="1"/>
          <w:sz w:val="24"/>
          <w:szCs w:val="24"/>
        </w:rPr>
        <w:t xml:space="preserve"> Data of Clinical Trial Subjects provided under this Agreement to a third party, unless that third party </w:t>
      </w:r>
      <w:proofErr w:type="gramStart"/>
      <w:r w:rsidRPr="2D24E174">
        <w:rPr>
          <w:rFonts w:ascii="Arial" w:eastAsia="Arial" w:hAnsi="Arial"/>
          <w:color w:val="000000"/>
          <w:spacing w:val="1"/>
          <w:sz w:val="24"/>
          <w:szCs w:val="24"/>
        </w:rPr>
        <w:t>is bound</w:t>
      </w:r>
      <w:proofErr w:type="gramEnd"/>
      <w:r w:rsidRPr="2D24E174">
        <w:rPr>
          <w:rFonts w:ascii="Arial" w:eastAsia="Arial" w:hAnsi="Arial"/>
          <w:color w:val="000000"/>
          <w:spacing w:val="1"/>
          <w:sz w:val="24"/>
          <w:szCs w:val="24"/>
        </w:rPr>
        <w:t xml:space="preserve"> by contractual obligations at least as stringent as in this Clause </w:t>
      </w:r>
      <w:r w:rsidR="00CA2AD4" w:rsidRPr="2D24E174">
        <w:rPr>
          <w:rFonts w:ascii="Arial" w:eastAsia="Arial" w:hAnsi="Arial"/>
          <w:color w:val="000000"/>
          <w:spacing w:val="1"/>
          <w:sz w:val="24"/>
          <w:szCs w:val="24"/>
        </w:rPr>
        <w:t>7</w:t>
      </w:r>
      <w:r w:rsidRPr="2D24E174">
        <w:rPr>
          <w:rFonts w:ascii="Arial" w:eastAsia="Arial" w:hAnsi="Arial"/>
          <w:color w:val="000000"/>
          <w:spacing w:val="1"/>
          <w:sz w:val="24"/>
          <w:szCs w:val="24"/>
        </w:rPr>
        <w:t>.</w:t>
      </w:r>
    </w:p>
    <w:p w14:paraId="12B3F105" w14:textId="724FED1F" w:rsidR="00D90B60" w:rsidRPr="004962B0" w:rsidRDefault="094368B2" w:rsidP="2D24E174">
      <w:pPr>
        <w:spacing w:before="114" w:line="277" w:lineRule="exact"/>
        <w:ind w:left="1440" w:right="62" w:hanging="86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7.3.3 </w:t>
      </w:r>
      <w:r w:rsidR="00736E94">
        <w:tab/>
      </w:r>
      <w:r w:rsidRPr="094368B2">
        <w:rPr>
          <w:rFonts w:ascii="Arial" w:eastAsia="Arial" w:hAnsi="Arial"/>
          <w:color w:val="000000" w:themeColor="text1"/>
          <w:sz w:val="24"/>
          <w:szCs w:val="24"/>
        </w:rPr>
        <w:t xml:space="preserve">The Sponsor agrees to use Personal Data and/or </w:t>
      </w:r>
      <w:proofErr w:type="spellStart"/>
      <w:r w:rsidRPr="094368B2">
        <w:rPr>
          <w:rFonts w:ascii="Arial" w:eastAsia="Arial" w:hAnsi="Arial"/>
          <w:color w:val="000000" w:themeColor="text1"/>
          <w:sz w:val="24"/>
          <w:szCs w:val="24"/>
        </w:rPr>
        <w:t>Pseudonymised</w:t>
      </w:r>
      <w:proofErr w:type="spellEnd"/>
      <w:r w:rsidRPr="094368B2">
        <w:rPr>
          <w:rFonts w:ascii="Arial" w:eastAsia="Arial" w:hAnsi="Arial"/>
          <w:color w:val="000000" w:themeColor="text1"/>
          <w:sz w:val="24"/>
          <w:szCs w:val="24"/>
        </w:rPr>
        <w:t xml:space="preserve"> Data of Clinical Trial Subjects for the purpose of the Clinical Trial and in all circumstances for no </w:t>
      </w:r>
      <w:proofErr w:type="gramStart"/>
      <w:r w:rsidRPr="094368B2">
        <w:rPr>
          <w:rFonts w:ascii="Arial" w:eastAsia="Arial" w:hAnsi="Arial"/>
          <w:color w:val="000000" w:themeColor="text1"/>
          <w:sz w:val="24"/>
          <w:szCs w:val="24"/>
        </w:rPr>
        <w:t>purpose which</w:t>
      </w:r>
      <w:proofErr w:type="gramEnd"/>
      <w:r w:rsidRPr="094368B2">
        <w:rPr>
          <w:rFonts w:ascii="Arial" w:eastAsia="Arial" w:hAnsi="Arial"/>
          <w:color w:val="000000" w:themeColor="text1"/>
          <w:sz w:val="24"/>
          <w:szCs w:val="24"/>
        </w:rPr>
        <w:t xml:space="preserve"> is incompatible with the Clinical Trial </w:t>
      </w:r>
      <w:r w:rsidRPr="094368B2">
        <w:rPr>
          <w:rFonts w:ascii="Arial" w:eastAsia="Arial" w:hAnsi="Arial"/>
          <w:color w:val="000000" w:themeColor="text1"/>
          <w:sz w:val="24"/>
          <w:szCs w:val="24"/>
        </w:rPr>
        <w:lastRenderedPageBreak/>
        <w:t xml:space="preserve">purpose. The Sponsor further agrees not to disclose the Personal Data or </w:t>
      </w:r>
      <w:proofErr w:type="spellStart"/>
      <w:r w:rsidRPr="094368B2">
        <w:rPr>
          <w:rFonts w:ascii="Arial" w:eastAsia="Arial" w:hAnsi="Arial"/>
          <w:color w:val="000000" w:themeColor="text1"/>
          <w:sz w:val="24"/>
          <w:szCs w:val="24"/>
        </w:rPr>
        <w:t>Pseudonymised</w:t>
      </w:r>
      <w:proofErr w:type="spellEnd"/>
      <w:r w:rsidRPr="094368B2">
        <w:rPr>
          <w:rFonts w:ascii="Arial" w:eastAsia="Arial" w:hAnsi="Arial"/>
          <w:color w:val="000000" w:themeColor="text1"/>
          <w:sz w:val="24"/>
          <w:szCs w:val="24"/>
        </w:rPr>
        <w:t xml:space="preserve"> Data of Clinical Trial Subjects to any person except as required or permitted by law or applicable guidance or regulatory inspection</w:t>
      </w:r>
    </w:p>
    <w:p w14:paraId="1C31FB80" w14:textId="77777777" w:rsidR="00D90B60" w:rsidRPr="004962B0" w:rsidRDefault="094368B2" w:rsidP="094368B2">
      <w:pPr>
        <w:spacing w:before="116" w:line="277" w:lineRule="exact"/>
        <w:ind w:left="1440" w:right="62" w:hanging="86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7.3.4 </w:t>
      </w:r>
      <w:r w:rsidR="00736E94">
        <w:tab/>
      </w:r>
      <w:r w:rsidRPr="094368B2">
        <w:rPr>
          <w:rFonts w:ascii="Arial" w:eastAsia="Arial" w:hAnsi="Arial"/>
          <w:color w:val="000000" w:themeColor="text1"/>
          <w:sz w:val="24"/>
          <w:szCs w:val="24"/>
        </w:rPr>
        <w:t>The Sponsor agrees to comply with the obligations placed on it as a Controller pursuant to Data Protection Laws and Guidance, including but not limited to demonstrating compliance with the principles relating to Processing of Personal Data (Article 5 GDPR).</w:t>
      </w:r>
    </w:p>
    <w:p w14:paraId="448A1732" w14:textId="77777777" w:rsidR="00D90B60" w:rsidRPr="004962B0" w:rsidRDefault="094368B2" w:rsidP="094368B2">
      <w:pPr>
        <w:spacing w:before="114" w:line="277" w:lineRule="exact"/>
        <w:ind w:left="1440" w:right="62" w:hanging="86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7.3.5 </w:t>
      </w:r>
      <w:r w:rsidR="00736E94">
        <w:tab/>
      </w:r>
      <w:r w:rsidRPr="094368B2">
        <w:rPr>
          <w:rFonts w:ascii="Arial" w:eastAsia="Arial" w:hAnsi="Arial"/>
          <w:color w:val="000000" w:themeColor="text1"/>
          <w:sz w:val="24"/>
          <w:szCs w:val="24"/>
        </w:rPr>
        <w:t xml:space="preserve">The Sponsor agrees to ensure persons Processing Personal Data and/or </w:t>
      </w:r>
      <w:proofErr w:type="spellStart"/>
      <w:r w:rsidRPr="094368B2">
        <w:rPr>
          <w:rFonts w:ascii="Arial" w:eastAsia="Arial" w:hAnsi="Arial"/>
          <w:color w:val="000000" w:themeColor="text1"/>
          <w:sz w:val="24"/>
          <w:szCs w:val="24"/>
        </w:rPr>
        <w:t>Pseudonymised</w:t>
      </w:r>
      <w:proofErr w:type="spellEnd"/>
      <w:r w:rsidRPr="094368B2">
        <w:rPr>
          <w:rFonts w:ascii="Arial" w:eastAsia="Arial" w:hAnsi="Arial"/>
          <w:color w:val="000000" w:themeColor="text1"/>
          <w:sz w:val="24"/>
          <w:szCs w:val="24"/>
        </w:rPr>
        <w:t xml:space="preserve"> Data of Clinical Trial Subjects under this Agreement are equipped to do so respectfully and safely. In particular:</w:t>
      </w:r>
    </w:p>
    <w:p w14:paraId="00A8ADC3" w14:textId="77777777" w:rsidR="00B04463" w:rsidRPr="004962B0" w:rsidRDefault="094368B2" w:rsidP="094368B2">
      <w:pPr>
        <w:numPr>
          <w:ilvl w:val="0"/>
          <w:numId w:val="14"/>
        </w:numPr>
        <w:tabs>
          <w:tab w:val="clear" w:pos="504"/>
          <w:tab w:val="left" w:pos="1944"/>
        </w:tabs>
        <w:spacing w:before="116" w:line="277" w:lineRule="exact"/>
        <w:ind w:left="1944" w:right="62" w:hanging="50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to ensure any such persons (excluding employees, honorary employees, students, researchers, consultants and sub-contractors of the Clinical Organisation) understand the responsibilities for information governance, including their obligation to Process Personal Data and/or </w:t>
      </w:r>
      <w:proofErr w:type="spellStart"/>
      <w:r w:rsidRPr="094368B2">
        <w:rPr>
          <w:rFonts w:ascii="Arial" w:eastAsia="Arial" w:hAnsi="Arial"/>
          <w:color w:val="000000" w:themeColor="text1"/>
          <w:sz w:val="24"/>
          <w:szCs w:val="24"/>
        </w:rPr>
        <w:t>Pseudonymised</w:t>
      </w:r>
      <w:proofErr w:type="spellEnd"/>
      <w:r w:rsidRPr="094368B2">
        <w:rPr>
          <w:rFonts w:ascii="Arial" w:eastAsia="Arial" w:hAnsi="Arial"/>
          <w:color w:val="000000" w:themeColor="text1"/>
          <w:sz w:val="24"/>
          <w:szCs w:val="24"/>
        </w:rPr>
        <w:t xml:space="preserve"> Data of Clinical Trial Subjects securely and to only disseminate or disclose for lawful and appropriate purposes;</w:t>
      </w:r>
    </w:p>
    <w:p w14:paraId="621EC816" w14:textId="5D5D1737" w:rsidR="00132E62" w:rsidRPr="00A51CFE" w:rsidRDefault="094368B2" w:rsidP="2D24E174">
      <w:pPr>
        <w:numPr>
          <w:ilvl w:val="0"/>
          <w:numId w:val="14"/>
        </w:numPr>
        <w:tabs>
          <w:tab w:val="clear" w:pos="504"/>
          <w:tab w:val="left" w:pos="1944"/>
        </w:tabs>
        <w:spacing w:before="114" w:line="277" w:lineRule="exact"/>
        <w:ind w:left="1944" w:right="62" w:hanging="50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to ensure any such persons (excluding employees, students, researchers, consultants and sub-contractors of the Clinical Organisation) have appropriate contracts providing for personal accountability and sanctions for breach of confidence or misuse of data including deliberate or avoidable Personal Data Breaches.</w:t>
      </w:r>
    </w:p>
    <w:p w14:paraId="51EEE150" w14:textId="33CD08DC" w:rsidR="00D90B60" w:rsidRPr="004962B0" w:rsidRDefault="00736E94" w:rsidP="094368B2">
      <w:pPr>
        <w:spacing w:before="118" w:line="277" w:lineRule="exact"/>
        <w:ind w:left="1440" w:right="62" w:hanging="864"/>
        <w:jc w:val="both"/>
        <w:textAlignment w:val="baseline"/>
        <w:rPr>
          <w:rFonts w:ascii="Arial" w:eastAsia="Arial" w:hAnsi="Arial"/>
          <w:color w:val="000000"/>
          <w:spacing w:val="-2"/>
          <w:sz w:val="24"/>
          <w:szCs w:val="24"/>
        </w:rPr>
      </w:pPr>
      <w:r w:rsidRPr="094368B2">
        <w:rPr>
          <w:rFonts w:ascii="Arial" w:eastAsia="Arial" w:hAnsi="Arial"/>
          <w:color w:val="000000"/>
          <w:sz w:val="24"/>
          <w:szCs w:val="24"/>
        </w:rPr>
        <w:t xml:space="preserve">7.3.6 </w:t>
      </w:r>
      <w:r w:rsidRPr="004962B0">
        <w:rPr>
          <w:rFonts w:ascii="Arial" w:eastAsia="Arial" w:hAnsi="Arial"/>
          <w:color w:val="000000"/>
          <w:sz w:val="24"/>
        </w:rPr>
        <w:tab/>
      </w:r>
      <w:r w:rsidRPr="094368B2">
        <w:rPr>
          <w:rFonts w:ascii="Arial" w:eastAsia="Arial" w:hAnsi="Arial"/>
          <w:color w:val="000000"/>
          <w:sz w:val="24"/>
          <w:szCs w:val="24"/>
        </w:rPr>
        <w:t xml:space="preserve">The Sponsor </w:t>
      </w:r>
      <w:r w:rsidR="001D739D" w:rsidRPr="094368B2">
        <w:rPr>
          <w:rFonts w:ascii="Arial" w:eastAsia="Arial" w:hAnsi="Arial"/>
          <w:color w:val="000000"/>
          <w:sz w:val="24"/>
          <w:szCs w:val="24"/>
        </w:rPr>
        <w:t>agrees</w:t>
      </w:r>
      <w:r w:rsidRPr="094368B2">
        <w:rPr>
          <w:rFonts w:ascii="Arial" w:eastAsia="Arial" w:hAnsi="Arial"/>
          <w:color w:val="000000"/>
          <w:sz w:val="24"/>
          <w:szCs w:val="24"/>
        </w:rPr>
        <w:t xml:space="preserve"> to </w:t>
      </w:r>
      <w:r w:rsidR="0058225E" w:rsidRPr="094368B2">
        <w:rPr>
          <w:rFonts w:ascii="Arial" w:eastAsia="Arial" w:hAnsi="Arial"/>
          <w:color w:val="000000"/>
          <w:sz w:val="24"/>
          <w:szCs w:val="24"/>
        </w:rPr>
        <w:t xml:space="preserve">take </w:t>
      </w:r>
      <w:r w:rsidR="00415363" w:rsidRPr="094368B2">
        <w:rPr>
          <w:rFonts w:ascii="Arial" w:eastAsia="Arial" w:hAnsi="Arial"/>
          <w:color w:val="000000"/>
          <w:sz w:val="24"/>
          <w:szCs w:val="24"/>
        </w:rPr>
        <w:t>best endeavours</w:t>
      </w:r>
      <w:r w:rsidR="0058225E" w:rsidRPr="094368B2">
        <w:rPr>
          <w:rFonts w:ascii="Arial" w:eastAsia="Arial" w:hAnsi="Arial"/>
          <w:color w:val="000000"/>
          <w:sz w:val="24"/>
          <w:szCs w:val="24"/>
        </w:rPr>
        <w:t xml:space="preserve"> </w:t>
      </w:r>
      <w:proofErr w:type="gramStart"/>
      <w:r w:rsidRPr="094368B2">
        <w:rPr>
          <w:rFonts w:ascii="Arial" w:eastAsia="Arial" w:hAnsi="Arial"/>
          <w:color w:val="000000"/>
          <w:sz w:val="24"/>
          <w:szCs w:val="24"/>
        </w:rPr>
        <w:t>to proactively prevent</w:t>
      </w:r>
      <w:proofErr w:type="gramEnd"/>
      <w:r w:rsidRPr="094368B2">
        <w:rPr>
          <w:rFonts w:ascii="Arial" w:eastAsia="Arial" w:hAnsi="Arial"/>
          <w:color w:val="000000"/>
          <w:sz w:val="24"/>
          <w:szCs w:val="24"/>
        </w:rPr>
        <w:t xml:space="preserve"> Personal Data Breaches, and/or equivalent breaches relating to</w:t>
      </w:r>
      <w:r w:rsidRPr="004962B0">
        <w:t xml:space="preserve"> </w:t>
      </w:r>
      <w:proofErr w:type="spellStart"/>
      <w:r w:rsidR="00460174" w:rsidRPr="094368B2">
        <w:rPr>
          <w:rFonts w:ascii="Arial" w:eastAsia="Arial" w:hAnsi="Arial"/>
          <w:color w:val="000000"/>
          <w:spacing w:val="-2"/>
          <w:sz w:val="24"/>
          <w:szCs w:val="24"/>
        </w:rPr>
        <w:t>Pseudonymised</w:t>
      </w:r>
      <w:proofErr w:type="spellEnd"/>
      <w:r w:rsidR="00460174" w:rsidRPr="094368B2">
        <w:rPr>
          <w:rFonts w:ascii="Arial" w:eastAsia="Arial" w:hAnsi="Arial"/>
          <w:color w:val="000000"/>
          <w:spacing w:val="-2"/>
          <w:sz w:val="24"/>
          <w:szCs w:val="24"/>
        </w:rPr>
        <w:t xml:space="preserve"> Data of Clinical Trial Subjects, and to respond appropriately to incidents or near misses. In particular:</w:t>
      </w:r>
    </w:p>
    <w:p w14:paraId="54469FE4" w14:textId="77777777" w:rsidR="00D90B60" w:rsidRPr="004962B0" w:rsidRDefault="094368B2" w:rsidP="094368B2">
      <w:pPr>
        <w:numPr>
          <w:ilvl w:val="0"/>
          <w:numId w:val="15"/>
        </w:numPr>
        <w:tabs>
          <w:tab w:val="clear" w:pos="432"/>
          <w:tab w:val="left" w:pos="1944"/>
        </w:tabs>
        <w:spacing w:before="124" w:line="275"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to ensure that Personal Data and/or </w:t>
      </w:r>
      <w:proofErr w:type="spellStart"/>
      <w:r w:rsidRPr="094368B2">
        <w:rPr>
          <w:rFonts w:ascii="Arial" w:eastAsia="Arial" w:hAnsi="Arial"/>
          <w:color w:val="000000" w:themeColor="text1"/>
          <w:sz w:val="24"/>
          <w:szCs w:val="24"/>
        </w:rPr>
        <w:t>Pseudonymised</w:t>
      </w:r>
      <w:proofErr w:type="spellEnd"/>
      <w:r w:rsidRPr="094368B2">
        <w:rPr>
          <w:rFonts w:ascii="Arial" w:eastAsia="Arial" w:hAnsi="Arial"/>
          <w:color w:val="000000" w:themeColor="text1"/>
          <w:sz w:val="24"/>
          <w:szCs w:val="24"/>
        </w:rPr>
        <w:t xml:space="preserve"> Data of Clinical Trial Subjects are only accessible to persons who need it for the purposes of the Clinical Trial and to remove access as soon as reasonably possible once it is no longer needed;</w:t>
      </w:r>
    </w:p>
    <w:p w14:paraId="3470C1E6" w14:textId="77777777" w:rsidR="00D90B60" w:rsidRPr="004962B0" w:rsidRDefault="094368B2" w:rsidP="094368B2">
      <w:pPr>
        <w:numPr>
          <w:ilvl w:val="0"/>
          <w:numId w:val="15"/>
        </w:numPr>
        <w:tabs>
          <w:tab w:val="clear" w:pos="432"/>
          <w:tab w:val="left" w:pos="1944"/>
        </w:tabs>
        <w:spacing w:before="123" w:line="276"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to ensure all access to Personal Data and/or </w:t>
      </w:r>
      <w:proofErr w:type="spellStart"/>
      <w:r w:rsidRPr="094368B2">
        <w:rPr>
          <w:rFonts w:ascii="Arial" w:eastAsia="Arial" w:hAnsi="Arial"/>
          <w:color w:val="000000" w:themeColor="text1"/>
          <w:sz w:val="24"/>
          <w:szCs w:val="24"/>
        </w:rPr>
        <w:t>Pseudonymised</w:t>
      </w:r>
      <w:proofErr w:type="spellEnd"/>
      <w:r w:rsidRPr="094368B2">
        <w:rPr>
          <w:rFonts w:ascii="Arial" w:eastAsia="Arial" w:hAnsi="Arial"/>
          <w:color w:val="000000" w:themeColor="text1"/>
          <w:sz w:val="24"/>
          <w:szCs w:val="24"/>
        </w:rPr>
        <w:t xml:space="preserve"> Data of Clinical Trial Subjects on IT systems Processed for Clinical Trial purposes can be attributed to individuals;</w:t>
      </w:r>
    </w:p>
    <w:p w14:paraId="64CB66C0" w14:textId="77777777" w:rsidR="00D90B60" w:rsidRPr="004962B0" w:rsidRDefault="094368B2" w:rsidP="094368B2">
      <w:pPr>
        <w:numPr>
          <w:ilvl w:val="0"/>
          <w:numId w:val="15"/>
        </w:numPr>
        <w:tabs>
          <w:tab w:val="clear" w:pos="432"/>
          <w:tab w:val="left" w:pos="1944"/>
        </w:tabs>
        <w:spacing w:before="117" w:line="276"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to review processes to identify and improve processes which have caused Personal Data Breaches or near misses, or which force persons Processing Personal Data and/or </w:t>
      </w:r>
      <w:proofErr w:type="spellStart"/>
      <w:r w:rsidRPr="094368B2">
        <w:rPr>
          <w:rFonts w:ascii="Arial" w:eastAsia="Arial" w:hAnsi="Arial"/>
          <w:color w:val="000000" w:themeColor="text1"/>
          <w:sz w:val="24"/>
          <w:szCs w:val="24"/>
        </w:rPr>
        <w:t>Pseudonymised</w:t>
      </w:r>
      <w:proofErr w:type="spellEnd"/>
      <w:r w:rsidRPr="094368B2">
        <w:rPr>
          <w:rFonts w:ascii="Arial" w:eastAsia="Arial" w:hAnsi="Arial"/>
          <w:color w:val="000000" w:themeColor="text1"/>
          <w:sz w:val="24"/>
          <w:szCs w:val="24"/>
        </w:rPr>
        <w:t xml:space="preserve"> Data of Clinical Trial Subjects to use workarounds which compromise data security;</w:t>
      </w:r>
    </w:p>
    <w:p w14:paraId="6A31B78D" w14:textId="77777777" w:rsidR="00D90B60" w:rsidRPr="004962B0" w:rsidRDefault="094368B2" w:rsidP="094368B2">
      <w:pPr>
        <w:numPr>
          <w:ilvl w:val="0"/>
          <w:numId w:val="15"/>
        </w:numPr>
        <w:tabs>
          <w:tab w:val="clear" w:pos="432"/>
          <w:tab w:val="left" w:pos="1944"/>
        </w:tabs>
        <w:spacing w:before="126" w:line="273"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to adopt measures to identify and resist cyber-attacks against services and to respond to relevant external security advice;</w:t>
      </w:r>
    </w:p>
    <w:p w14:paraId="105B9A55" w14:textId="77777777" w:rsidR="00D90B60" w:rsidRPr="004962B0" w:rsidRDefault="094368B2" w:rsidP="094368B2">
      <w:pPr>
        <w:numPr>
          <w:ilvl w:val="0"/>
          <w:numId w:val="15"/>
        </w:numPr>
        <w:tabs>
          <w:tab w:val="clear" w:pos="432"/>
          <w:tab w:val="left" w:pos="1944"/>
        </w:tabs>
        <w:spacing w:before="126" w:line="273" w:lineRule="exact"/>
        <w:ind w:left="1944" w:right="62" w:hanging="43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to</w:t>
      </w:r>
      <w:proofErr w:type="gramEnd"/>
      <w:r w:rsidRPr="094368B2">
        <w:rPr>
          <w:rFonts w:ascii="Arial" w:eastAsia="Arial" w:hAnsi="Arial"/>
          <w:color w:val="000000" w:themeColor="text1"/>
          <w:sz w:val="24"/>
          <w:szCs w:val="24"/>
        </w:rPr>
        <w:t xml:space="preserve"> take action immediately following a Personal Data Breach or near miss.</w:t>
      </w:r>
    </w:p>
    <w:p w14:paraId="253C56E5" w14:textId="77777777" w:rsidR="00D90B60" w:rsidRPr="004962B0" w:rsidRDefault="094368B2" w:rsidP="094368B2">
      <w:pPr>
        <w:spacing w:before="243" w:line="276" w:lineRule="exact"/>
        <w:ind w:left="1512" w:right="62" w:hanging="86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7.3.7 </w:t>
      </w:r>
      <w:r w:rsidR="00736E94">
        <w:tab/>
      </w:r>
      <w:r w:rsidRPr="094368B2">
        <w:rPr>
          <w:rFonts w:ascii="Arial" w:eastAsia="Arial" w:hAnsi="Arial"/>
          <w:color w:val="000000" w:themeColor="text1"/>
          <w:sz w:val="24"/>
          <w:szCs w:val="24"/>
        </w:rPr>
        <w:t xml:space="preserve">The Sponsor agrees to ensure Personal Data and/or </w:t>
      </w:r>
      <w:proofErr w:type="spellStart"/>
      <w:r w:rsidRPr="094368B2">
        <w:rPr>
          <w:rFonts w:ascii="Arial" w:eastAsia="Arial" w:hAnsi="Arial"/>
          <w:color w:val="000000" w:themeColor="text1"/>
          <w:sz w:val="24"/>
          <w:szCs w:val="24"/>
        </w:rPr>
        <w:t>Pseudonymised</w:t>
      </w:r>
      <w:proofErr w:type="spellEnd"/>
      <w:r w:rsidRPr="094368B2">
        <w:rPr>
          <w:rFonts w:ascii="Arial" w:eastAsia="Arial" w:hAnsi="Arial"/>
          <w:color w:val="000000" w:themeColor="text1"/>
          <w:sz w:val="24"/>
          <w:szCs w:val="24"/>
        </w:rPr>
        <w:t xml:space="preserve"> Data of Clinical Trial Subjects are </w:t>
      </w:r>
      <w:proofErr w:type="gramStart"/>
      <w:r w:rsidRPr="094368B2">
        <w:rPr>
          <w:rFonts w:ascii="Arial" w:eastAsia="Arial" w:hAnsi="Arial"/>
          <w:color w:val="000000" w:themeColor="text1"/>
          <w:sz w:val="24"/>
          <w:szCs w:val="24"/>
        </w:rPr>
        <w:t>Processed</w:t>
      </w:r>
      <w:proofErr w:type="gramEnd"/>
      <w:r w:rsidRPr="094368B2">
        <w:rPr>
          <w:rFonts w:ascii="Arial" w:eastAsia="Arial" w:hAnsi="Arial"/>
          <w:color w:val="000000" w:themeColor="text1"/>
          <w:sz w:val="24"/>
          <w:szCs w:val="24"/>
        </w:rPr>
        <w:t xml:space="preserve"> using secure and up-to-date technology. In particular:</w:t>
      </w:r>
    </w:p>
    <w:p w14:paraId="16DE4285" w14:textId="0C19142B" w:rsidR="00D90B60" w:rsidRPr="004962B0" w:rsidRDefault="094368B2" w:rsidP="094368B2">
      <w:pPr>
        <w:numPr>
          <w:ilvl w:val="0"/>
          <w:numId w:val="16"/>
        </w:numPr>
        <w:tabs>
          <w:tab w:val="clear" w:pos="432"/>
          <w:tab w:val="left" w:pos="1944"/>
        </w:tabs>
        <w:spacing w:before="116" w:line="277"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lastRenderedPageBreak/>
        <w:t xml:space="preserve">to ensure no unsupported operating systems, software or internet browsers are used to support the Processing of </w:t>
      </w:r>
      <w:proofErr w:type="spellStart"/>
      <w:r w:rsidRPr="094368B2">
        <w:rPr>
          <w:rFonts w:ascii="Arial" w:eastAsia="Arial" w:hAnsi="Arial"/>
          <w:color w:val="000000" w:themeColor="text1"/>
          <w:sz w:val="24"/>
          <w:szCs w:val="24"/>
        </w:rPr>
        <w:t>Pseudonymised</w:t>
      </w:r>
      <w:proofErr w:type="spellEnd"/>
      <w:r w:rsidRPr="094368B2">
        <w:rPr>
          <w:rFonts w:ascii="Arial" w:eastAsia="Arial" w:hAnsi="Arial"/>
          <w:color w:val="000000" w:themeColor="text1"/>
          <w:sz w:val="24"/>
          <w:szCs w:val="24"/>
        </w:rPr>
        <w:t xml:space="preserve"> Data of Clinical Trial Subjects for the purposes of the Clinical Trial;</w:t>
      </w:r>
    </w:p>
    <w:p w14:paraId="67AAAC0D" w14:textId="77777777" w:rsidR="00D90B60" w:rsidRPr="004962B0" w:rsidRDefault="094368B2" w:rsidP="094368B2">
      <w:pPr>
        <w:numPr>
          <w:ilvl w:val="0"/>
          <w:numId w:val="16"/>
        </w:numPr>
        <w:tabs>
          <w:tab w:val="clear" w:pos="432"/>
          <w:tab w:val="left" w:pos="1944"/>
        </w:tabs>
        <w:spacing w:before="114" w:line="279"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to put in place a strategy for protecting relevant IT systems from cyber threats which is based on a proven cyber security framework;</w:t>
      </w:r>
    </w:p>
    <w:p w14:paraId="1997505B" w14:textId="77777777" w:rsidR="00D90B60" w:rsidRPr="004962B0" w:rsidRDefault="094368B2" w:rsidP="094368B2">
      <w:pPr>
        <w:numPr>
          <w:ilvl w:val="0"/>
          <w:numId w:val="16"/>
        </w:numPr>
        <w:tabs>
          <w:tab w:val="clear" w:pos="432"/>
          <w:tab w:val="left" w:pos="1944"/>
        </w:tabs>
        <w:spacing w:before="116" w:line="277" w:lineRule="exact"/>
        <w:ind w:left="1944" w:right="62" w:hanging="43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to</w:t>
      </w:r>
      <w:proofErr w:type="gramEnd"/>
      <w:r w:rsidRPr="094368B2">
        <w:rPr>
          <w:rFonts w:ascii="Arial" w:eastAsia="Arial" w:hAnsi="Arial"/>
          <w:color w:val="000000" w:themeColor="text1"/>
          <w:sz w:val="24"/>
          <w:szCs w:val="24"/>
        </w:rPr>
        <w:t xml:space="preserve"> ensure IT suppliers are held accountable via contracts for protecting Personal Data and/or </w:t>
      </w:r>
      <w:proofErr w:type="spellStart"/>
      <w:r w:rsidRPr="094368B2">
        <w:rPr>
          <w:rFonts w:ascii="Arial" w:eastAsia="Arial" w:hAnsi="Arial"/>
          <w:color w:val="000000" w:themeColor="text1"/>
          <w:sz w:val="24"/>
          <w:szCs w:val="24"/>
        </w:rPr>
        <w:t>Pseudonymised</w:t>
      </w:r>
      <w:proofErr w:type="spellEnd"/>
      <w:r w:rsidRPr="094368B2">
        <w:rPr>
          <w:rFonts w:ascii="Arial" w:eastAsia="Arial" w:hAnsi="Arial"/>
          <w:color w:val="000000" w:themeColor="text1"/>
          <w:sz w:val="24"/>
          <w:szCs w:val="24"/>
        </w:rPr>
        <w:t xml:space="preserve"> Data of Clinical Trial Subjects that they Process and for meeting all relevant information governance requirements.</w:t>
      </w:r>
    </w:p>
    <w:p w14:paraId="5CF28088" w14:textId="77777777" w:rsidR="00D90B60" w:rsidRPr="004962B0" w:rsidRDefault="00736E94" w:rsidP="094368B2">
      <w:pPr>
        <w:spacing w:before="365" w:line="366" w:lineRule="exact"/>
        <w:ind w:left="72" w:right="62"/>
        <w:jc w:val="both"/>
        <w:textAlignment w:val="baseline"/>
        <w:rPr>
          <w:rFonts w:ascii="Arial" w:eastAsia="Arial" w:hAnsi="Arial"/>
          <w:b/>
          <w:bCs/>
          <w:color w:val="002F86"/>
          <w:spacing w:val="7"/>
          <w:sz w:val="32"/>
          <w:szCs w:val="32"/>
        </w:rPr>
      </w:pPr>
      <w:r w:rsidRPr="094368B2">
        <w:rPr>
          <w:rFonts w:ascii="Arial" w:eastAsia="Arial" w:hAnsi="Arial"/>
          <w:b/>
          <w:bCs/>
          <w:color w:val="002F86"/>
          <w:spacing w:val="7"/>
          <w:sz w:val="32"/>
          <w:szCs w:val="32"/>
        </w:rPr>
        <w:t>8. Freedom of Information</w:t>
      </w:r>
    </w:p>
    <w:p w14:paraId="5E39DA90" w14:textId="77777777" w:rsidR="00D90B60" w:rsidRPr="004962B0" w:rsidRDefault="00736E94" w:rsidP="094368B2">
      <w:pPr>
        <w:tabs>
          <w:tab w:val="decimal" w:pos="216"/>
          <w:tab w:val="left" w:pos="648"/>
        </w:tabs>
        <w:spacing w:before="240" w:line="272" w:lineRule="exact"/>
        <w:ind w:left="567" w:right="62" w:hanging="567"/>
        <w:jc w:val="both"/>
        <w:textAlignment w:val="baseline"/>
        <w:rPr>
          <w:rFonts w:ascii="Arial" w:eastAsia="Arial" w:hAnsi="Arial"/>
          <w:color w:val="000000"/>
          <w:sz w:val="24"/>
          <w:szCs w:val="24"/>
        </w:rPr>
      </w:pPr>
      <w:r w:rsidRPr="004962B0">
        <w:rPr>
          <w:rFonts w:ascii="Arial" w:eastAsia="Arial" w:hAnsi="Arial"/>
          <w:color w:val="000000"/>
          <w:sz w:val="24"/>
        </w:rPr>
        <w:tab/>
      </w:r>
      <w:r w:rsidR="00CA2AD4" w:rsidRPr="094368B2">
        <w:rPr>
          <w:rFonts w:ascii="Arial" w:eastAsia="Arial" w:hAnsi="Arial"/>
          <w:color w:val="000000"/>
          <w:sz w:val="24"/>
          <w:szCs w:val="24"/>
        </w:rPr>
        <w:t>8</w:t>
      </w:r>
      <w:r w:rsidRPr="094368B2">
        <w:rPr>
          <w:rFonts w:ascii="Arial" w:eastAsia="Arial" w:hAnsi="Arial"/>
          <w:color w:val="000000"/>
          <w:sz w:val="24"/>
          <w:szCs w:val="24"/>
        </w:rPr>
        <w:t>.1</w:t>
      </w:r>
      <w:r w:rsidRPr="004962B0">
        <w:rPr>
          <w:rFonts w:ascii="Arial" w:eastAsia="Arial" w:hAnsi="Arial"/>
          <w:color w:val="000000"/>
          <w:sz w:val="24"/>
        </w:rPr>
        <w:tab/>
      </w:r>
      <w:r w:rsidRPr="094368B2">
        <w:rPr>
          <w:rFonts w:ascii="Arial" w:eastAsia="Arial" w:hAnsi="Arial"/>
          <w:color w:val="000000"/>
          <w:sz w:val="24"/>
          <w:szCs w:val="24"/>
        </w:rPr>
        <w:t>The Sponsor</w:t>
      </w:r>
      <w:r w:rsidR="001D739D" w:rsidRPr="094368B2">
        <w:rPr>
          <w:rFonts w:ascii="Arial" w:eastAsia="Arial" w:hAnsi="Arial"/>
          <w:color w:val="000000"/>
          <w:sz w:val="24"/>
          <w:szCs w:val="24"/>
        </w:rPr>
        <w:t xml:space="preserve"> </w:t>
      </w:r>
      <w:r w:rsidRPr="094368B2">
        <w:rPr>
          <w:rFonts w:ascii="Arial" w:eastAsia="Arial" w:hAnsi="Arial"/>
          <w:color w:val="000000"/>
          <w:sz w:val="24"/>
          <w:szCs w:val="24"/>
        </w:rPr>
        <w:t>acknowledge</w:t>
      </w:r>
      <w:r w:rsidR="001D739D" w:rsidRPr="094368B2">
        <w:rPr>
          <w:rFonts w:ascii="Arial" w:eastAsia="Arial" w:hAnsi="Arial"/>
          <w:color w:val="000000"/>
          <w:sz w:val="24"/>
          <w:szCs w:val="24"/>
        </w:rPr>
        <w:t>s</w:t>
      </w:r>
      <w:r w:rsidRPr="094368B2">
        <w:rPr>
          <w:rFonts w:ascii="Arial" w:eastAsia="Arial" w:hAnsi="Arial"/>
          <w:color w:val="000000"/>
          <w:sz w:val="24"/>
          <w:szCs w:val="24"/>
        </w:rPr>
        <w:t xml:space="preserve"> that the </w:t>
      </w:r>
      <w:r w:rsidR="001B7430" w:rsidRPr="094368B2">
        <w:rPr>
          <w:rFonts w:ascii="Arial" w:eastAsia="Arial" w:hAnsi="Arial"/>
          <w:color w:val="000000"/>
          <w:sz w:val="24"/>
          <w:szCs w:val="24"/>
        </w:rPr>
        <w:t xml:space="preserve">Clinical </w:t>
      </w:r>
      <w:r w:rsidRPr="094368B2">
        <w:rPr>
          <w:rFonts w:ascii="Arial" w:eastAsia="Arial" w:hAnsi="Arial"/>
          <w:color w:val="000000"/>
          <w:sz w:val="24"/>
          <w:szCs w:val="24"/>
        </w:rPr>
        <w:t>Organisation is subject</w:t>
      </w:r>
      <w:r w:rsidR="00A51CFE" w:rsidRPr="094368B2">
        <w:rPr>
          <w:rFonts w:ascii="Arial" w:eastAsia="Arial" w:hAnsi="Arial"/>
          <w:color w:val="000000"/>
          <w:sz w:val="24"/>
          <w:szCs w:val="24"/>
        </w:rPr>
        <w:t xml:space="preserve"> </w:t>
      </w:r>
      <w:r w:rsidRPr="094368B2">
        <w:rPr>
          <w:rFonts w:ascii="Arial" w:eastAsia="Arial" w:hAnsi="Arial"/>
          <w:color w:val="000000"/>
          <w:sz w:val="24"/>
          <w:szCs w:val="24"/>
        </w:rPr>
        <w:t>to the FOIA and associated guidance and codes of practice.</w:t>
      </w:r>
    </w:p>
    <w:p w14:paraId="6C82BB7F" w14:textId="69262C02" w:rsidR="001B7430" w:rsidRPr="004962B0" w:rsidRDefault="00736E94" w:rsidP="2D24E174">
      <w:pPr>
        <w:tabs>
          <w:tab w:val="decimal" w:pos="216"/>
          <w:tab w:val="left" w:pos="648"/>
        </w:tabs>
        <w:spacing w:before="240" w:line="272" w:lineRule="exact"/>
        <w:ind w:left="642" w:right="62" w:hanging="570"/>
        <w:jc w:val="both"/>
        <w:textAlignment w:val="baseline"/>
        <w:rPr>
          <w:rFonts w:ascii="Arial" w:eastAsia="Arial" w:hAnsi="Arial"/>
          <w:color w:val="000000"/>
          <w:sz w:val="24"/>
          <w:szCs w:val="24"/>
        </w:rPr>
      </w:pPr>
      <w:r w:rsidRPr="004962B0">
        <w:rPr>
          <w:rFonts w:ascii="Arial" w:eastAsia="Arial" w:hAnsi="Arial"/>
          <w:color w:val="000000"/>
          <w:sz w:val="24"/>
        </w:rPr>
        <w:tab/>
      </w:r>
      <w:r w:rsidR="00CA2AD4" w:rsidRPr="2D24E174">
        <w:rPr>
          <w:rFonts w:ascii="Arial" w:eastAsia="Arial" w:hAnsi="Arial"/>
          <w:color w:val="000000"/>
          <w:sz w:val="24"/>
          <w:szCs w:val="24"/>
        </w:rPr>
        <w:t>8</w:t>
      </w:r>
      <w:r w:rsidRPr="2D24E174">
        <w:rPr>
          <w:rFonts w:ascii="Arial" w:eastAsia="Arial" w:hAnsi="Arial"/>
          <w:color w:val="000000"/>
          <w:sz w:val="24"/>
          <w:szCs w:val="24"/>
        </w:rPr>
        <w:t>.2</w:t>
      </w:r>
      <w:r w:rsidRPr="004962B0">
        <w:rPr>
          <w:rFonts w:ascii="Arial" w:eastAsia="Arial" w:hAnsi="Arial"/>
          <w:color w:val="000000"/>
          <w:sz w:val="24"/>
        </w:rPr>
        <w:tab/>
      </w:r>
      <w:r w:rsidRPr="2D24E174">
        <w:rPr>
          <w:rFonts w:ascii="Arial" w:eastAsia="Arial" w:hAnsi="Arial"/>
          <w:color w:val="000000"/>
          <w:sz w:val="24"/>
          <w:szCs w:val="24"/>
        </w:rPr>
        <w:t>If the Clinical Organisation or its Personnel receive a request under the FOIA to</w:t>
      </w:r>
      <w:r w:rsidR="00B04463" w:rsidRPr="2D24E174">
        <w:rPr>
          <w:rFonts w:ascii="Arial" w:eastAsia="Arial" w:hAnsi="Arial"/>
          <w:color w:val="000000"/>
          <w:sz w:val="24"/>
          <w:szCs w:val="24"/>
        </w:rPr>
        <w:t xml:space="preserve"> </w:t>
      </w:r>
      <w:r w:rsidRPr="2D24E174">
        <w:rPr>
          <w:rFonts w:ascii="Arial" w:eastAsia="Arial" w:hAnsi="Arial"/>
          <w:color w:val="000000"/>
          <w:sz w:val="24"/>
          <w:szCs w:val="24"/>
        </w:rPr>
        <w:t xml:space="preserve">disclose information </w:t>
      </w:r>
      <w:r w:rsidR="00640DF0" w:rsidRPr="2D24E174">
        <w:rPr>
          <w:rFonts w:ascii="Arial" w:eastAsia="Arial" w:hAnsi="Arial"/>
          <w:color w:val="000000"/>
          <w:sz w:val="24"/>
          <w:szCs w:val="24"/>
        </w:rPr>
        <w:t xml:space="preserve">that belongs to the Sponsor or </w:t>
      </w:r>
      <w:r w:rsidR="00FC7EAA" w:rsidRPr="2D24E174">
        <w:rPr>
          <w:rFonts w:ascii="Arial" w:eastAsia="Arial" w:hAnsi="Arial"/>
          <w:color w:val="000000"/>
          <w:sz w:val="24"/>
          <w:szCs w:val="24"/>
        </w:rPr>
        <w:t>its respective</w:t>
      </w:r>
      <w:r w:rsidR="00640DF0" w:rsidRPr="2D24E174">
        <w:rPr>
          <w:rFonts w:ascii="Arial" w:eastAsia="Arial" w:hAnsi="Arial"/>
          <w:color w:val="000000"/>
          <w:sz w:val="24"/>
          <w:szCs w:val="24"/>
        </w:rPr>
        <w:t xml:space="preserve"> Affiliates</w:t>
      </w:r>
      <w:r w:rsidR="001D739D" w:rsidRPr="2D24E174">
        <w:rPr>
          <w:rFonts w:ascii="Arial" w:eastAsia="Arial" w:hAnsi="Arial"/>
          <w:color w:val="000000"/>
          <w:sz w:val="24"/>
          <w:szCs w:val="24"/>
        </w:rPr>
        <w:t>,</w:t>
      </w:r>
      <w:r w:rsidR="00640DF0" w:rsidRPr="2D24E174">
        <w:rPr>
          <w:rFonts w:ascii="Arial" w:eastAsia="Arial" w:hAnsi="Arial"/>
          <w:color w:val="000000"/>
          <w:sz w:val="24"/>
          <w:szCs w:val="24"/>
        </w:rPr>
        <w:t xml:space="preserve"> it </w:t>
      </w:r>
      <w:r w:rsidRPr="2D24E174">
        <w:rPr>
          <w:rFonts w:ascii="Arial" w:eastAsia="Arial" w:hAnsi="Arial"/>
          <w:color w:val="000000"/>
          <w:sz w:val="24"/>
          <w:szCs w:val="24"/>
        </w:rPr>
        <w:t>will notify the Sponsor</w:t>
      </w:r>
      <w:r w:rsidR="001D739D" w:rsidRPr="2D24E174">
        <w:rPr>
          <w:rFonts w:ascii="Arial" w:eastAsia="Arial" w:hAnsi="Arial"/>
          <w:color w:val="000000"/>
          <w:sz w:val="24"/>
          <w:szCs w:val="24"/>
        </w:rPr>
        <w:t xml:space="preserve"> </w:t>
      </w:r>
      <w:r w:rsidRPr="2D24E174">
        <w:rPr>
          <w:rFonts w:ascii="Arial" w:eastAsia="Arial" w:hAnsi="Arial"/>
          <w:color w:val="000000"/>
          <w:sz w:val="24"/>
          <w:szCs w:val="24"/>
        </w:rPr>
        <w:t>as soon as is reasonably practicable and</w:t>
      </w:r>
      <w:r w:rsidR="001D739D" w:rsidRPr="2D24E174">
        <w:rPr>
          <w:rFonts w:ascii="Arial" w:eastAsia="Arial" w:hAnsi="Arial"/>
          <w:color w:val="000000"/>
          <w:sz w:val="24"/>
          <w:szCs w:val="24"/>
        </w:rPr>
        <w:t>,</w:t>
      </w:r>
      <w:r w:rsidRPr="2D24E174">
        <w:rPr>
          <w:rFonts w:ascii="Arial" w:eastAsia="Arial" w:hAnsi="Arial"/>
          <w:color w:val="000000"/>
          <w:sz w:val="24"/>
          <w:szCs w:val="24"/>
        </w:rPr>
        <w:t xml:space="preserve"> in any event, no later than five (5) working days after receiving the request. The </w:t>
      </w:r>
      <w:r w:rsidR="00640DF0" w:rsidRPr="2D24E174">
        <w:rPr>
          <w:rFonts w:ascii="Arial" w:eastAsia="Arial" w:hAnsi="Arial"/>
          <w:color w:val="000000"/>
          <w:sz w:val="24"/>
          <w:szCs w:val="24"/>
        </w:rPr>
        <w:t xml:space="preserve">Clinical </w:t>
      </w:r>
      <w:r w:rsidRPr="2D24E174">
        <w:rPr>
          <w:rFonts w:ascii="Arial" w:eastAsia="Arial" w:hAnsi="Arial"/>
          <w:color w:val="000000"/>
          <w:sz w:val="24"/>
          <w:szCs w:val="24"/>
        </w:rPr>
        <w:t>Organisation will consult with the Sponsor in accordance with all applicable guidance.</w:t>
      </w:r>
    </w:p>
    <w:p w14:paraId="6E5FFAA2" w14:textId="77777777" w:rsidR="001B7430" w:rsidRPr="004962B0" w:rsidRDefault="001B7430" w:rsidP="094368B2">
      <w:pPr>
        <w:spacing w:line="276" w:lineRule="exact"/>
        <w:ind w:left="648" w:right="62"/>
        <w:jc w:val="both"/>
        <w:textAlignment w:val="baseline"/>
        <w:rPr>
          <w:rFonts w:ascii="Arial" w:eastAsia="Arial" w:hAnsi="Arial"/>
          <w:color w:val="000000"/>
          <w:sz w:val="24"/>
          <w:szCs w:val="24"/>
        </w:rPr>
      </w:pPr>
    </w:p>
    <w:p w14:paraId="731F10A9" w14:textId="3C337B30" w:rsidR="00D90B60" w:rsidRPr="004962B0" w:rsidRDefault="00CA2AD4" w:rsidP="094368B2">
      <w:pPr>
        <w:spacing w:line="278" w:lineRule="exact"/>
        <w:ind w:left="652" w:right="62" w:hanging="578"/>
        <w:jc w:val="both"/>
        <w:textAlignment w:val="baseline"/>
        <w:rPr>
          <w:rFonts w:ascii="Arial" w:eastAsia="Arial" w:hAnsi="Arial"/>
          <w:color w:val="000000"/>
          <w:sz w:val="24"/>
          <w:szCs w:val="24"/>
        </w:rPr>
      </w:pPr>
      <w:r w:rsidRPr="094368B2">
        <w:rPr>
          <w:rFonts w:ascii="Arial" w:eastAsia="Arial" w:hAnsi="Arial"/>
          <w:color w:val="000000"/>
          <w:sz w:val="24"/>
          <w:szCs w:val="24"/>
        </w:rPr>
        <w:t>8</w:t>
      </w:r>
      <w:r w:rsidR="00460174" w:rsidRPr="094368B2">
        <w:rPr>
          <w:rFonts w:ascii="Arial" w:eastAsia="Arial" w:hAnsi="Arial"/>
          <w:color w:val="000000"/>
          <w:sz w:val="24"/>
          <w:szCs w:val="24"/>
        </w:rPr>
        <w:t xml:space="preserve">.3 </w:t>
      </w:r>
      <w:r w:rsidR="00B04463" w:rsidRPr="004962B0">
        <w:rPr>
          <w:rFonts w:ascii="Arial" w:eastAsia="Arial" w:hAnsi="Arial"/>
          <w:color w:val="000000"/>
          <w:sz w:val="24"/>
        </w:rPr>
        <w:tab/>
      </w:r>
      <w:r w:rsidR="00460174" w:rsidRPr="094368B2">
        <w:rPr>
          <w:rFonts w:ascii="Arial" w:eastAsia="Arial" w:hAnsi="Arial"/>
          <w:color w:val="000000"/>
          <w:sz w:val="24"/>
          <w:szCs w:val="24"/>
        </w:rPr>
        <w:t>The Sponsor acknowledge</w:t>
      </w:r>
      <w:r w:rsidR="001D739D" w:rsidRPr="094368B2">
        <w:rPr>
          <w:rFonts w:ascii="Arial" w:eastAsia="Arial" w:hAnsi="Arial"/>
          <w:color w:val="000000"/>
          <w:sz w:val="24"/>
          <w:szCs w:val="24"/>
        </w:rPr>
        <w:t>s</w:t>
      </w:r>
      <w:r w:rsidR="00460174" w:rsidRPr="094368B2">
        <w:rPr>
          <w:rFonts w:ascii="Arial" w:eastAsia="Arial" w:hAnsi="Arial"/>
          <w:color w:val="000000"/>
          <w:sz w:val="24"/>
          <w:szCs w:val="24"/>
        </w:rPr>
        <w:t xml:space="preserve"> that subject to Clause </w:t>
      </w:r>
      <w:r w:rsidR="00B711C9" w:rsidRPr="094368B2">
        <w:rPr>
          <w:rFonts w:ascii="Arial" w:eastAsia="Arial" w:hAnsi="Arial"/>
          <w:color w:val="000000"/>
          <w:sz w:val="24"/>
          <w:szCs w:val="24"/>
        </w:rPr>
        <w:t>8</w:t>
      </w:r>
      <w:r w:rsidR="00460174" w:rsidRPr="094368B2">
        <w:rPr>
          <w:rFonts w:ascii="Arial" w:eastAsia="Arial" w:hAnsi="Arial"/>
          <w:color w:val="000000"/>
          <w:sz w:val="24"/>
          <w:szCs w:val="24"/>
        </w:rPr>
        <w:t>.3.1, the decision on whether any exemption applies to a request for disclosure of recorded information under the FOIA is a decision solely for the</w:t>
      </w:r>
      <w:r w:rsidR="00640DF0" w:rsidRPr="094368B2">
        <w:rPr>
          <w:rFonts w:ascii="Arial" w:eastAsia="Arial" w:hAnsi="Arial"/>
          <w:color w:val="000000"/>
          <w:sz w:val="24"/>
          <w:szCs w:val="24"/>
        </w:rPr>
        <w:t xml:space="preserve"> Clinical</w:t>
      </w:r>
      <w:r w:rsidR="00460174" w:rsidRPr="094368B2">
        <w:rPr>
          <w:rFonts w:ascii="Arial" w:eastAsia="Arial" w:hAnsi="Arial"/>
          <w:color w:val="000000"/>
          <w:sz w:val="24"/>
          <w:szCs w:val="24"/>
        </w:rPr>
        <w:t xml:space="preserve"> Organisation.</w:t>
      </w:r>
    </w:p>
    <w:p w14:paraId="09CF0E52" w14:textId="161E5A92" w:rsidR="00D90B60" w:rsidRPr="004962B0" w:rsidRDefault="094368B2" w:rsidP="2D24E174">
      <w:pPr>
        <w:spacing w:before="116" w:line="277"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8.3.1 The Sponsor shall cooperate with the Clinical Organisation and shall use its reasonable endeavours to respond within ten (10) working days of the Clinical Organisation’s reasonable request for assistance.</w:t>
      </w:r>
    </w:p>
    <w:p w14:paraId="67651B0E" w14:textId="77777777" w:rsidR="00D90B60" w:rsidRPr="004962B0" w:rsidRDefault="094368B2" w:rsidP="094368B2">
      <w:pPr>
        <w:spacing w:before="116" w:line="277"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8.4 </w:t>
      </w:r>
      <w:r w:rsidR="00736E94">
        <w:tab/>
      </w:r>
      <w:r w:rsidRPr="094368B2">
        <w:rPr>
          <w:rFonts w:ascii="Arial" w:eastAsia="Arial" w:hAnsi="Arial"/>
          <w:color w:val="000000" w:themeColor="text1"/>
          <w:sz w:val="24"/>
          <w:szCs w:val="24"/>
        </w:rPr>
        <w:t>Where the Clinical Organisation determines that it will disclose information, notwithstanding any objections from the Sponsor it will notify the Sponsor in writing, giving at least two (2) working days’ notice of its intended disclosure.</w:t>
      </w:r>
    </w:p>
    <w:p w14:paraId="2CCBDBED" w14:textId="77777777" w:rsidR="00673F3E" w:rsidRPr="004962B0" w:rsidRDefault="00736E94" w:rsidP="094368B2">
      <w:pPr>
        <w:spacing w:before="365" w:line="366" w:lineRule="exact"/>
        <w:ind w:left="72" w:right="62"/>
        <w:textAlignment w:val="baseline"/>
        <w:rPr>
          <w:rFonts w:ascii="Arial" w:eastAsia="Arial" w:hAnsi="Arial"/>
          <w:b/>
          <w:bCs/>
          <w:color w:val="002F86"/>
          <w:spacing w:val="6"/>
          <w:sz w:val="32"/>
          <w:szCs w:val="32"/>
        </w:rPr>
      </w:pPr>
      <w:r w:rsidRPr="094368B2">
        <w:rPr>
          <w:rFonts w:ascii="Arial" w:eastAsia="Arial" w:hAnsi="Arial"/>
          <w:b/>
          <w:bCs/>
          <w:color w:val="002F86"/>
          <w:spacing w:val="6"/>
          <w:sz w:val="32"/>
          <w:szCs w:val="32"/>
        </w:rPr>
        <w:t>9.   Confidential Information</w:t>
      </w:r>
      <w:r w:rsidRPr="004962B0">
        <w:rPr>
          <w:rFonts w:ascii="Arial" w:eastAsia="Arial" w:hAnsi="Arial"/>
          <w:b/>
          <w:color w:val="002F86"/>
          <w:spacing w:val="6"/>
          <w:sz w:val="32"/>
        </w:rPr>
        <w:br/>
      </w:r>
    </w:p>
    <w:p w14:paraId="23C0E5E5" w14:textId="0473E656" w:rsidR="00640DF0" w:rsidRPr="004962B0" w:rsidRDefault="094368B2" w:rsidP="00B04463">
      <w:pPr>
        <w:pStyle w:val="Clauselevel1"/>
        <w:numPr>
          <w:ilvl w:val="0"/>
          <w:numId w:val="0"/>
        </w:numPr>
        <w:tabs>
          <w:tab w:val="clear" w:pos="567"/>
          <w:tab w:val="clear" w:pos="1418"/>
          <w:tab w:val="clear" w:pos="1843"/>
        </w:tabs>
        <w:ind w:left="567" w:right="62" w:hanging="567"/>
        <w:jc w:val="both"/>
      </w:pPr>
      <w:proofErr w:type="gramStart"/>
      <w:r w:rsidRPr="094368B2">
        <w:rPr>
          <w:rFonts w:eastAsia="Arial"/>
        </w:rPr>
        <w:t>9.1</w:t>
      </w:r>
      <w:r w:rsidR="00736E94">
        <w:tab/>
      </w:r>
      <w:r>
        <w:t>The Clinical Organisation and the Sponsor shall ensure that only those of its officers, Agents, Personnel and employees (and in the case of the Sponsor) those of its Affiliates and (if applicable) other parties who may have contractual rights in the Results or to develop the IMP (for example, through a licence, collaborative agreement, Co-Promotion Agreement, Co-Development Agreement, etc. with the Sponsor)) directly concerned with the carrying out of this Agreement, have access to relevant and necessary Confidential Information of the Parties.</w:t>
      </w:r>
      <w:proofErr w:type="gramEnd"/>
      <w:r>
        <w:t xml:space="preserve"> </w:t>
      </w:r>
      <w:proofErr w:type="gramStart"/>
      <w:r>
        <w:t>All Parties shall ensure that any officers, Agents, Personnel and employees to whom disclosure of or access to such Confidential Information has been given by that Party in accordance with this clause shall comply with the provisions of this Agreement, and the Party disclosing the Confidential Information shall be liable for any breach of this Agreement by the party they have disclosed Confidential Information to.</w:t>
      </w:r>
      <w:proofErr w:type="gramEnd"/>
      <w:r>
        <w:t xml:space="preserve"> All Parties undertake to treat as strictly confidential and not to disclose to any third party any Confidential Information of the other Party, save where disclosure is required by a Regulatory Authority or by law (including any disclosure required to ensure compliance by the </w:t>
      </w:r>
      <w:r>
        <w:lastRenderedPageBreak/>
        <w:t>Clinical Organisation, with the FOIA in accordance with Clause 8 of this Agreement). The Party required to make the disclosure shall inform the other Party within a reasonable time prior to being required to make the disclosure (and, where appropriate in accordance with Clause 8) of the requirement to disclose and the information required to be disclosed. All Parties undertake not to make use of any Confidential Information of the other Party other than in accordance with this Agreement, without the prior written consent of the other Party, as applicable.</w:t>
      </w:r>
    </w:p>
    <w:p w14:paraId="3A405104" w14:textId="77777777" w:rsidR="00D90B60" w:rsidRPr="004962B0" w:rsidRDefault="094368B2" w:rsidP="094368B2">
      <w:pPr>
        <w:tabs>
          <w:tab w:val="decimal" w:pos="216"/>
          <w:tab w:val="left" w:pos="648"/>
        </w:tabs>
        <w:spacing w:before="240" w:line="272" w:lineRule="exact"/>
        <w:ind w:left="567" w:right="62" w:hanging="567"/>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9.2 The obligations of confidentiality set out in this Agreement, shall not apply to </w:t>
      </w:r>
      <w:r w:rsidR="00736E94">
        <w:br/>
      </w:r>
      <w:r w:rsidRPr="094368B2">
        <w:rPr>
          <w:rFonts w:ascii="Arial" w:eastAsia="Arial" w:hAnsi="Arial"/>
          <w:color w:val="000000" w:themeColor="text1"/>
          <w:sz w:val="24"/>
          <w:szCs w:val="24"/>
        </w:rPr>
        <w:t>information that is:</w:t>
      </w:r>
    </w:p>
    <w:p w14:paraId="5070E397" w14:textId="77777777" w:rsidR="00D90B60" w:rsidRPr="004962B0" w:rsidRDefault="094368B2" w:rsidP="094368B2">
      <w:pPr>
        <w:spacing w:before="116" w:line="278"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9.2.1 </w:t>
      </w:r>
      <w:r w:rsidR="00736E94">
        <w:tab/>
      </w:r>
      <w:proofErr w:type="gramStart"/>
      <w:r w:rsidRPr="094368B2">
        <w:rPr>
          <w:rFonts w:ascii="Arial" w:eastAsia="Arial" w:hAnsi="Arial"/>
          <w:color w:val="000000" w:themeColor="text1"/>
          <w:sz w:val="24"/>
          <w:szCs w:val="24"/>
        </w:rPr>
        <w:t>published</w:t>
      </w:r>
      <w:proofErr w:type="gramEnd"/>
      <w:r w:rsidRPr="094368B2">
        <w:rPr>
          <w:rFonts w:ascii="Arial" w:eastAsia="Arial" w:hAnsi="Arial"/>
          <w:color w:val="000000" w:themeColor="text1"/>
          <w:sz w:val="24"/>
          <w:szCs w:val="24"/>
        </w:rPr>
        <w:t xml:space="preserve"> or becomes generally available to the public other than as a result of a breach of this Agreement by the receiving Party;</w:t>
      </w:r>
    </w:p>
    <w:p w14:paraId="15D7E93B" w14:textId="77777777" w:rsidR="00673F3E" w:rsidRPr="004962B0" w:rsidRDefault="094368B2" w:rsidP="094368B2">
      <w:pPr>
        <w:spacing w:before="118" w:line="276"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9.2.2 </w:t>
      </w:r>
      <w:r w:rsidR="00736E94">
        <w:tab/>
      </w:r>
      <w:proofErr w:type="gramStart"/>
      <w:r w:rsidRPr="094368B2">
        <w:rPr>
          <w:rFonts w:ascii="Arial" w:eastAsia="Arial" w:hAnsi="Arial"/>
          <w:color w:val="000000" w:themeColor="text1"/>
          <w:sz w:val="24"/>
          <w:szCs w:val="24"/>
        </w:rPr>
        <w:t>in</w:t>
      </w:r>
      <w:proofErr w:type="gramEnd"/>
      <w:r w:rsidRPr="094368B2">
        <w:rPr>
          <w:rFonts w:ascii="Arial" w:eastAsia="Arial" w:hAnsi="Arial"/>
          <w:color w:val="000000" w:themeColor="text1"/>
          <w:sz w:val="24"/>
          <w:szCs w:val="24"/>
        </w:rPr>
        <w:t xml:space="preserve"> the possession of the receiving Party prior to its receipt from the disclosing Party, as evidenced by contemporaneous written evidence, and is not subject to a duty of confidentiality;</w:t>
      </w:r>
    </w:p>
    <w:p w14:paraId="171B39F4" w14:textId="77777777" w:rsidR="00D90B60" w:rsidRPr="004962B0" w:rsidRDefault="094368B2" w:rsidP="094368B2">
      <w:pPr>
        <w:spacing w:before="122" w:line="276"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9.2.3 </w:t>
      </w:r>
      <w:r w:rsidR="00736E94">
        <w:tab/>
      </w:r>
      <w:proofErr w:type="gramStart"/>
      <w:r w:rsidRPr="094368B2">
        <w:rPr>
          <w:rFonts w:ascii="Arial" w:eastAsia="Arial" w:hAnsi="Arial"/>
          <w:color w:val="000000" w:themeColor="text1"/>
          <w:sz w:val="24"/>
          <w:szCs w:val="24"/>
        </w:rPr>
        <w:t>independently</w:t>
      </w:r>
      <w:proofErr w:type="gramEnd"/>
      <w:r w:rsidRPr="094368B2">
        <w:rPr>
          <w:rFonts w:ascii="Arial" w:eastAsia="Arial" w:hAnsi="Arial"/>
          <w:color w:val="000000" w:themeColor="text1"/>
          <w:sz w:val="24"/>
          <w:szCs w:val="24"/>
        </w:rPr>
        <w:t xml:space="preserve"> developed by the receiving Party, as evidenced by contemporaneous written evidence and is not subject to a duty of confidentiality;</w:t>
      </w:r>
    </w:p>
    <w:p w14:paraId="0A8AFDFE" w14:textId="77777777" w:rsidR="00B04463" w:rsidRPr="004962B0" w:rsidRDefault="094368B2" w:rsidP="094368B2">
      <w:pPr>
        <w:spacing w:before="116" w:line="278"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9.2.4 </w:t>
      </w:r>
      <w:r w:rsidR="00736E94">
        <w:tab/>
      </w:r>
      <w:proofErr w:type="gramStart"/>
      <w:r w:rsidRPr="094368B2">
        <w:rPr>
          <w:rFonts w:ascii="Arial" w:eastAsia="Arial" w:hAnsi="Arial"/>
          <w:color w:val="000000" w:themeColor="text1"/>
          <w:sz w:val="24"/>
          <w:szCs w:val="24"/>
        </w:rPr>
        <w:t>obtained</w:t>
      </w:r>
      <w:proofErr w:type="gramEnd"/>
      <w:r w:rsidRPr="094368B2">
        <w:rPr>
          <w:rFonts w:ascii="Arial" w:eastAsia="Arial" w:hAnsi="Arial"/>
          <w:color w:val="000000" w:themeColor="text1"/>
          <w:sz w:val="24"/>
          <w:szCs w:val="24"/>
        </w:rPr>
        <w:t xml:space="preserve"> by the receiving Party from a third party that is not subject to a duty of confidentiality.</w:t>
      </w:r>
    </w:p>
    <w:p w14:paraId="113E9D2B" w14:textId="26A149E7" w:rsidR="00D90B60" w:rsidRPr="004962B0" w:rsidRDefault="094368B2" w:rsidP="2D24E174">
      <w:pPr>
        <w:tabs>
          <w:tab w:val="decimal" w:pos="216"/>
          <w:tab w:val="left" w:pos="648"/>
        </w:tabs>
        <w:spacing w:before="242" w:line="272"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9.3</w:t>
      </w:r>
      <w:r w:rsidR="00736E94">
        <w:tab/>
      </w:r>
      <w:r w:rsidRPr="094368B2">
        <w:rPr>
          <w:rFonts w:ascii="Arial" w:eastAsia="Arial" w:hAnsi="Arial"/>
          <w:color w:val="000000" w:themeColor="text1"/>
          <w:sz w:val="24"/>
          <w:szCs w:val="24"/>
        </w:rPr>
        <w:t>In the event of a Party visiting the establishment of the other Party, the visiting Party</w:t>
      </w:r>
    </w:p>
    <w:p w14:paraId="2A202E53" w14:textId="303A69E4" w:rsidR="00D90B60" w:rsidRPr="004962B0" w:rsidRDefault="00736E94" w:rsidP="094368B2">
      <w:pPr>
        <w:spacing w:before="6" w:line="272" w:lineRule="exact"/>
        <w:ind w:left="648" w:right="62"/>
        <w:jc w:val="both"/>
        <w:textAlignment w:val="baseline"/>
        <w:rPr>
          <w:rFonts w:ascii="Arial" w:eastAsia="Arial" w:hAnsi="Arial"/>
          <w:color w:val="000000"/>
          <w:sz w:val="24"/>
          <w:szCs w:val="24"/>
        </w:rPr>
      </w:pPr>
      <w:proofErr w:type="gramStart"/>
      <w:r w:rsidRPr="094368B2">
        <w:rPr>
          <w:rFonts w:ascii="Arial" w:eastAsia="Arial" w:hAnsi="Arial"/>
          <w:color w:val="000000"/>
          <w:sz w:val="24"/>
          <w:szCs w:val="24"/>
        </w:rPr>
        <w:t>undertakes</w:t>
      </w:r>
      <w:proofErr w:type="gramEnd"/>
      <w:r w:rsidRPr="094368B2">
        <w:rPr>
          <w:rFonts w:ascii="Arial" w:eastAsia="Arial" w:hAnsi="Arial"/>
          <w:color w:val="000000"/>
          <w:sz w:val="24"/>
          <w:szCs w:val="24"/>
        </w:rPr>
        <w:t xml:space="preserve"> that any further Confidential Information that may come to the visiting</w:t>
      </w:r>
      <w:r w:rsidR="0022504F" w:rsidRPr="004962B0">
        <w:t xml:space="preserve"> </w:t>
      </w:r>
      <w:r w:rsidR="00460174" w:rsidRPr="094368B2">
        <w:rPr>
          <w:rFonts w:ascii="Arial" w:eastAsia="Arial" w:hAnsi="Arial"/>
          <w:color w:val="000000"/>
          <w:sz w:val="24"/>
          <w:szCs w:val="24"/>
        </w:rPr>
        <w:t xml:space="preserve">Party’s knowledge as a result of any such visit, shall be treated as Confidential Information in accordance with this Clause </w:t>
      </w:r>
      <w:r w:rsidR="0022504F" w:rsidRPr="094368B2">
        <w:rPr>
          <w:rFonts w:ascii="Arial" w:eastAsia="Arial" w:hAnsi="Arial"/>
          <w:color w:val="000000"/>
          <w:sz w:val="24"/>
          <w:szCs w:val="24"/>
        </w:rPr>
        <w:t>9</w:t>
      </w:r>
      <w:r w:rsidR="00460174" w:rsidRPr="094368B2">
        <w:rPr>
          <w:rFonts w:ascii="Arial" w:eastAsia="Arial" w:hAnsi="Arial"/>
          <w:color w:val="000000"/>
          <w:sz w:val="24"/>
          <w:szCs w:val="24"/>
        </w:rPr>
        <w:t>.</w:t>
      </w:r>
    </w:p>
    <w:p w14:paraId="74389398" w14:textId="7FBFA5F3" w:rsidR="005F62C9" w:rsidRPr="008F71F3" w:rsidRDefault="094368B2" w:rsidP="008F71F3">
      <w:pPr>
        <w:spacing w:before="243" w:line="276" w:lineRule="exact"/>
        <w:ind w:left="648" w:right="62" w:hanging="576"/>
        <w:jc w:val="both"/>
        <w:textAlignment w:val="baseline"/>
        <w:rPr>
          <w:rFonts w:ascii="Arial" w:eastAsia="Arial" w:hAnsi="Arial"/>
          <w:color w:val="000000" w:themeColor="text1"/>
          <w:sz w:val="24"/>
          <w:szCs w:val="24"/>
        </w:rPr>
      </w:pPr>
      <w:r w:rsidRPr="094368B2">
        <w:rPr>
          <w:rFonts w:ascii="Arial" w:eastAsia="Arial" w:hAnsi="Arial"/>
          <w:color w:val="000000" w:themeColor="text1"/>
          <w:sz w:val="24"/>
          <w:szCs w:val="24"/>
        </w:rPr>
        <w:t xml:space="preserve">9.4 </w:t>
      </w:r>
      <w:r w:rsidR="00736E94">
        <w:tab/>
      </w:r>
      <w:r w:rsidRPr="094368B2">
        <w:rPr>
          <w:rFonts w:ascii="Arial" w:eastAsia="Arial" w:hAnsi="Arial"/>
          <w:color w:val="000000" w:themeColor="text1"/>
          <w:sz w:val="24"/>
          <w:szCs w:val="24"/>
        </w:rPr>
        <w:t xml:space="preserve">This Clause 9 shall remain in force without limit in time in respect of Personal Data and any other </w:t>
      </w:r>
      <w:proofErr w:type="gramStart"/>
      <w:r w:rsidRPr="094368B2">
        <w:rPr>
          <w:rFonts w:ascii="Arial" w:eastAsia="Arial" w:hAnsi="Arial"/>
          <w:color w:val="000000" w:themeColor="text1"/>
          <w:sz w:val="24"/>
          <w:szCs w:val="24"/>
        </w:rPr>
        <w:t>information which</w:t>
      </w:r>
      <w:proofErr w:type="gramEnd"/>
      <w:r w:rsidRPr="094368B2">
        <w:rPr>
          <w:rFonts w:ascii="Arial" w:eastAsia="Arial" w:hAnsi="Arial"/>
          <w:color w:val="000000" w:themeColor="text1"/>
          <w:sz w:val="24"/>
          <w:szCs w:val="24"/>
        </w:rPr>
        <w:t xml:space="preserve"> relates to a patient, his or her treatment and/or Medical Records. Save as </w:t>
      </w:r>
      <w:proofErr w:type="gramStart"/>
      <w:r w:rsidRPr="094368B2">
        <w:rPr>
          <w:rFonts w:ascii="Arial" w:eastAsia="Arial" w:hAnsi="Arial"/>
          <w:color w:val="000000" w:themeColor="text1"/>
          <w:sz w:val="24"/>
          <w:szCs w:val="24"/>
        </w:rPr>
        <w:t>aforesaid</w:t>
      </w:r>
      <w:proofErr w:type="gramEnd"/>
      <w:r w:rsidRPr="094368B2">
        <w:rPr>
          <w:rFonts w:ascii="Arial" w:eastAsia="Arial" w:hAnsi="Arial"/>
          <w:color w:val="000000" w:themeColor="text1"/>
          <w:sz w:val="24"/>
          <w:szCs w:val="24"/>
        </w:rPr>
        <w:t>, and unless otherwise expressly set out in this Agreement, this Clause 9 shall remain in force for a period of ten (10) years after the termination or expiry of this Agreement.</w:t>
      </w:r>
    </w:p>
    <w:p w14:paraId="579B712C" w14:textId="77777777" w:rsidR="00D90B60" w:rsidRPr="004962B0" w:rsidRDefault="00736E94" w:rsidP="094368B2">
      <w:pPr>
        <w:spacing w:before="365" w:line="366" w:lineRule="exact"/>
        <w:ind w:right="62"/>
        <w:jc w:val="both"/>
        <w:textAlignment w:val="baseline"/>
        <w:rPr>
          <w:rFonts w:ascii="Arial" w:eastAsia="Arial" w:hAnsi="Arial"/>
          <w:b/>
          <w:bCs/>
          <w:color w:val="002F86"/>
          <w:spacing w:val="-1"/>
          <w:sz w:val="32"/>
          <w:szCs w:val="32"/>
        </w:rPr>
      </w:pPr>
      <w:r w:rsidRPr="094368B2">
        <w:rPr>
          <w:rFonts w:ascii="Arial" w:eastAsia="Arial" w:hAnsi="Arial"/>
          <w:b/>
          <w:bCs/>
          <w:color w:val="002F86"/>
          <w:spacing w:val="-1"/>
          <w:sz w:val="32"/>
          <w:szCs w:val="32"/>
        </w:rPr>
        <w:t xml:space="preserve"> </w:t>
      </w:r>
      <w:r w:rsidR="00ED34E1" w:rsidRPr="094368B2">
        <w:rPr>
          <w:rFonts w:ascii="Arial" w:eastAsia="Arial" w:hAnsi="Arial"/>
          <w:b/>
          <w:bCs/>
          <w:color w:val="002F86"/>
          <w:spacing w:val="-1"/>
          <w:sz w:val="32"/>
          <w:szCs w:val="32"/>
        </w:rPr>
        <w:t xml:space="preserve">10. </w:t>
      </w:r>
      <w:r w:rsidRPr="094368B2">
        <w:rPr>
          <w:rFonts w:ascii="Arial" w:eastAsia="Arial" w:hAnsi="Arial"/>
          <w:b/>
          <w:bCs/>
          <w:color w:val="002F86"/>
          <w:spacing w:val="-1"/>
          <w:sz w:val="32"/>
          <w:szCs w:val="32"/>
        </w:rPr>
        <w:t>Publicity</w:t>
      </w:r>
    </w:p>
    <w:p w14:paraId="01519AB3" w14:textId="77777777" w:rsidR="00D90B60" w:rsidRPr="004962B0" w:rsidRDefault="00736E94" w:rsidP="094368B2">
      <w:pPr>
        <w:tabs>
          <w:tab w:val="decimal" w:pos="216"/>
          <w:tab w:val="left" w:pos="648"/>
        </w:tabs>
        <w:spacing w:before="236" w:line="276" w:lineRule="exact"/>
        <w:ind w:left="709" w:right="62" w:hanging="567"/>
        <w:jc w:val="both"/>
        <w:textAlignment w:val="baseline"/>
        <w:rPr>
          <w:rFonts w:ascii="Arial" w:eastAsia="Arial" w:hAnsi="Arial"/>
          <w:color w:val="000000"/>
          <w:sz w:val="24"/>
          <w:szCs w:val="24"/>
        </w:rPr>
      </w:pPr>
      <w:r w:rsidRPr="004962B0">
        <w:rPr>
          <w:rFonts w:ascii="Arial" w:eastAsia="Arial" w:hAnsi="Arial"/>
          <w:color w:val="000000"/>
          <w:sz w:val="24"/>
        </w:rPr>
        <w:tab/>
      </w:r>
      <w:r w:rsidR="0022504F" w:rsidRPr="094368B2">
        <w:rPr>
          <w:rFonts w:ascii="Arial" w:eastAsia="Arial" w:hAnsi="Arial"/>
          <w:color w:val="000000"/>
          <w:sz w:val="24"/>
          <w:szCs w:val="24"/>
        </w:rPr>
        <w:t>10.</w:t>
      </w:r>
      <w:r w:rsidRPr="094368B2">
        <w:rPr>
          <w:rFonts w:ascii="Arial" w:eastAsia="Arial" w:hAnsi="Arial"/>
          <w:color w:val="000000"/>
          <w:sz w:val="24"/>
          <w:szCs w:val="24"/>
        </w:rPr>
        <w:t>1</w:t>
      </w:r>
      <w:r w:rsidRPr="004962B0">
        <w:rPr>
          <w:rFonts w:ascii="Arial" w:eastAsia="Arial" w:hAnsi="Arial"/>
          <w:color w:val="000000"/>
          <w:sz w:val="24"/>
        </w:rPr>
        <w:tab/>
      </w:r>
      <w:r w:rsidRPr="094368B2">
        <w:rPr>
          <w:rFonts w:ascii="Arial" w:eastAsia="Arial" w:hAnsi="Arial"/>
          <w:color w:val="000000"/>
          <w:sz w:val="24"/>
          <w:szCs w:val="24"/>
        </w:rPr>
        <w:t>Subject to Clauses 4.</w:t>
      </w:r>
      <w:r w:rsidR="00EF40E4" w:rsidRPr="094368B2">
        <w:rPr>
          <w:rFonts w:ascii="Arial" w:eastAsia="Arial" w:hAnsi="Arial"/>
          <w:color w:val="000000"/>
          <w:sz w:val="24"/>
          <w:szCs w:val="24"/>
        </w:rPr>
        <w:t>4</w:t>
      </w:r>
      <w:r w:rsidRPr="094368B2">
        <w:rPr>
          <w:rFonts w:ascii="Arial" w:eastAsia="Arial" w:hAnsi="Arial"/>
          <w:color w:val="000000"/>
          <w:sz w:val="24"/>
          <w:szCs w:val="24"/>
        </w:rPr>
        <w:t>, 1</w:t>
      </w:r>
      <w:r w:rsidR="00F5518F" w:rsidRPr="094368B2">
        <w:rPr>
          <w:rFonts w:ascii="Arial" w:eastAsia="Arial" w:hAnsi="Arial"/>
          <w:color w:val="000000"/>
          <w:sz w:val="24"/>
          <w:szCs w:val="24"/>
        </w:rPr>
        <w:t>1</w:t>
      </w:r>
      <w:r w:rsidRPr="094368B2">
        <w:rPr>
          <w:rFonts w:ascii="Arial" w:eastAsia="Arial" w:hAnsi="Arial"/>
          <w:color w:val="000000"/>
          <w:sz w:val="24"/>
          <w:szCs w:val="24"/>
        </w:rPr>
        <w:t>.5 and 1</w:t>
      </w:r>
      <w:r w:rsidR="00F5518F" w:rsidRPr="094368B2">
        <w:rPr>
          <w:rFonts w:ascii="Arial" w:eastAsia="Arial" w:hAnsi="Arial"/>
          <w:color w:val="000000"/>
          <w:sz w:val="24"/>
          <w:szCs w:val="24"/>
        </w:rPr>
        <w:t>3</w:t>
      </w:r>
      <w:r w:rsidRPr="094368B2">
        <w:rPr>
          <w:rFonts w:ascii="Arial" w:eastAsia="Arial" w:hAnsi="Arial"/>
          <w:color w:val="000000"/>
          <w:sz w:val="24"/>
          <w:szCs w:val="24"/>
        </w:rPr>
        <w:t>.3, the Sponsor will</w:t>
      </w:r>
      <w:r w:rsidR="009D165D" w:rsidRPr="094368B2">
        <w:rPr>
          <w:rFonts w:ascii="Arial" w:eastAsia="Arial" w:hAnsi="Arial"/>
          <w:color w:val="000000"/>
          <w:sz w:val="24"/>
          <w:szCs w:val="24"/>
        </w:rPr>
        <w:t xml:space="preserve"> not</w:t>
      </w:r>
      <w:r w:rsidRPr="094368B2">
        <w:rPr>
          <w:rFonts w:ascii="Arial" w:eastAsia="Arial" w:hAnsi="Arial"/>
          <w:color w:val="000000"/>
          <w:sz w:val="24"/>
          <w:szCs w:val="24"/>
        </w:rPr>
        <w:t xml:space="preserve"> use</w:t>
      </w:r>
      <w:r w:rsidR="00A51CFE" w:rsidRPr="094368B2">
        <w:rPr>
          <w:rFonts w:ascii="Arial" w:eastAsia="Arial" w:hAnsi="Arial"/>
          <w:color w:val="000000"/>
          <w:sz w:val="24"/>
          <w:szCs w:val="24"/>
        </w:rPr>
        <w:t xml:space="preserve"> </w:t>
      </w:r>
      <w:r w:rsidRPr="094368B2">
        <w:rPr>
          <w:rFonts w:ascii="Arial" w:eastAsia="Arial" w:hAnsi="Arial"/>
          <w:color w:val="000000"/>
          <w:sz w:val="24"/>
          <w:szCs w:val="24"/>
        </w:rPr>
        <w:t xml:space="preserve">the name of the </w:t>
      </w:r>
      <w:r w:rsidR="00CD0365" w:rsidRPr="094368B2">
        <w:rPr>
          <w:rFonts w:ascii="Arial" w:eastAsia="Arial" w:hAnsi="Arial"/>
          <w:color w:val="000000"/>
          <w:sz w:val="24"/>
          <w:szCs w:val="24"/>
        </w:rPr>
        <w:t xml:space="preserve">Clinical </w:t>
      </w:r>
      <w:r w:rsidRPr="094368B2">
        <w:rPr>
          <w:rFonts w:ascii="Arial" w:eastAsia="Arial" w:hAnsi="Arial"/>
          <w:color w:val="000000"/>
          <w:sz w:val="24"/>
          <w:szCs w:val="24"/>
        </w:rPr>
        <w:t xml:space="preserve">Organisation or any Site in any publicity, </w:t>
      </w:r>
      <w:r w:rsidR="001D739D" w:rsidRPr="094368B2">
        <w:rPr>
          <w:rFonts w:ascii="Arial" w:eastAsia="Arial" w:hAnsi="Arial"/>
          <w:color w:val="000000"/>
          <w:sz w:val="24"/>
          <w:szCs w:val="24"/>
        </w:rPr>
        <w:t>advertising,</w:t>
      </w:r>
      <w:r w:rsidRPr="094368B2">
        <w:rPr>
          <w:rFonts w:ascii="Arial" w:eastAsia="Arial" w:hAnsi="Arial"/>
          <w:color w:val="000000"/>
          <w:sz w:val="24"/>
          <w:szCs w:val="24"/>
        </w:rPr>
        <w:t xml:space="preserve"> or news release without the prior written approval of an authorised representative of the </w:t>
      </w:r>
      <w:r w:rsidR="00CD0365" w:rsidRPr="094368B2">
        <w:rPr>
          <w:rFonts w:ascii="Arial" w:eastAsia="Arial" w:hAnsi="Arial"/>
          <w:color w:val="000000"/>
          <w:sz w:val="24"/>
          <w:szCs w:val="24"/>
        </w:rPr>
        <w:t xml:space="preserve">Clinical </w:t>
      </w:r>
      <w:r w:rsidRPr="094368B2">
        <w:rPr>
          <w:rFonts w:ascii="Arial" w:eastAsia="Arial" w:hAnsi="Arial"/>
          <w:color w:val="000000"/>
          <w:sz w:val="24"/>
          <w:szCs w:val="24"/>
        </w:rPr>
        <w:t xml:space="preserve">Organisation, such approval not to </w:t>
      </w:r>
      <w:proofErr w:type="gramStart"/>
      <w:r w:rsidRPr="094368B2">
        <w:rPr>
          <w:rFonts w:ascii="Arial" w:eastAsia="Arial" w:hAnsi="Arial"/>
          <w:color w:val="000000"/>
          <w:sz w:val="24"/>
          <w:szCs w:val="24"/>
        </w:rPr>
        <w:t>be unreasonably withheld</w:t>
      </w:r>
      <w:proofErr w:type="gramEnd"/>
      <w:r w:rsidRPr="094368B2">
        <w:rPr>
          <w:rFonts w:ascii="Arial" w:eastAsia="Arial" w:hAnsi="Arial"/>
          <w:color w:val="000000"/>
          <w:sz w:val="24"/>
          <w:szCs w:val="24"/>
        </w:rPr>
        <w:t xml:space="preserve">. </w:t>
      </w:r>
      <w:proofErr w:type="gramStart"/>
      <w:r w:rsidRPr="094368B2">
        <w:rPr>
          <w:rFonts w:ascii="Arial" w:eastAsia="Arial" w:hAnsi="Arial"/>
          <w:color w:val="000000"/>
          <w:sz w:val="24"/>
          <w:szCs w:val="24"/>
        </w:rPr>
        <w:t>Nothing in this Agreement will prohibit the Sponsor</w:t>
      </w:r>
      <w:r w:rsidR="001D739D" w:rsidRPr="094368B2">
        <w:rPr>
          <w:rFonts w:ascii="Arial" w:eastAsia="Arial" w:hAnsi="Arial"/>
          <w:color w:val="000000"/>
          <w:sz w:val="24"/>
          <w:szCs w:val="24"/>
        </w:rPr>
        <w:t xml:space="preserve"> </w:t>
      </w:r>
      <w:r w:rsidRPr="094368B2">
        <w:rPr>
          <w:rFonts w:ascii="Arial" w:eastAsia="Arial" w:hAnsi="Arial"/>
          <w:color w:val="000000"/>
          <w:sz w:val="24"/>
          <w:szCs w:val="24"/>
        </w:rPr>
        <w:t xml:space="preserve">from publishing the identities and contact information of the </w:t>
      </w:r>
      <w:r w:rsidR="00CD0365" w:rsidRPr="094368B2">
        <w:rPr>
          <w:rFonts w:ascii="Arial" w:eastAsia="Arial" w:hAnsi="Arial"/>
          <w:color w:val="000000"/>
          <w:sz w:val="24"/>
          <w:szCs w:val="24"/>
        </w:rPr>
        <w:t xml:space="preserve">Clinical </w:t>
      </w:r>
      <w:r w:rsidRPr="094368B2">
        <w:rPr>
          <w:rFonts w:ascii="Arial" w:eastAsia="Arial" w:hAnsi="Arial"/>
          <w:color w:val="000000"/>
          <w:sz w:val="24"/>
          <w:szCs w:val="24"/>
        </w:rPr>
        <w:t>Organisation and the Clinical Trial recruitment status at the Site for the purpose of registering the Clinical Trial in a publicly available clinical trials database, making information about the Clinical Trial available to potential Clinical Trial subjects, or otherwise as may be required under Clause 4.</w:t>
      </w:r>
      <w:r w:rsidR="00EF40E4" w:rsidRPr="094368B2">
        <w:rPr>
          <w:rFonts w:ascii="Arial" w:eastAsia="Arial" w:hAnsi="Arial"/>
          <w:color w:val="000000"/>
          <w:sz w:val="24"/>
          <w:szCs w:val="24"/>
        </w:rPr>
        <w:t>4</w:t>
      </w:r>
      <w:r w:rsidRPr="094368B2">
        <w:rPr>
          <w:rFonts w:ascii="Arial" w:eastAsia="Arial" w:hAnsi="Arial"/>
          <w:color w:val="000000"/>
          <w:sz w:val="24"/>
          <w:szCs w:val="24"/>
        </w:rPr>
        <w:t>.</w:t>
      </w:r>
      <w:proofErr w:type="gramEnd"/>
    </w:p>
    <w:p w14:paraId="32A88637" w14:textId="77777777" w:rsidR="00D90B60" w:rsidRPr="004962B0" w:rsidRDefault="094368B2" w:rsidP="094368B2">
      <w:pPr>
        <w:tabs>
          <w:tab w:val="decimal" w:pos="216"/>
          <w:tab w:val="left" w:pos="648"/>
        </w:tabs>
        <w:spacing w:before="242" w:line="276" w:lineRule="exact"/>
        <w:ind w:left="642" w:right="62" w:hanging="570"/>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10.2</w:t>
      </w:r>
      <w:r w:rsidR="00736E94">
        <w:tab/>
      </w:r>
      <w:r w:rsidRPr="094368B2">
        <w:rPr>
          <w:rFonts w:ascii="Arial" w:eastAsia="Arial" w:hAnsi="Arial"/>
          <w:color w:val="000000" w:themeColor="text1"/>
          <w:sz w:val="24"/>
          <w:szCs w:val="24"/>
        </w:rPr>
        <w:t xml:space="preserve">Save in compliance with applicable laws, the Clinical Organisation will not and will ensure that the Principal Investigator and the Personnel do not use any information which is not publicly available in relation to the Sponsor or the name(s) of any of their employees, nor the name of the Clinical Trial, nor the IMP in any publicity, advertising </w:t>
      </w:r>
      <w:r w:rsidRPr="094368B2">
        <w:rPr>
          <w:rFonts w:ascii="Arial" w:eastAsia="Arial" w:hAnsi="Arial"/>
          <w:color w:val="000000" w:themeColor="text1"/>
          <w:sz w:val="24"/>
          <w:szCs w:val="24"/>
        </w:rPr>
        <w:lastRenderedPageBreak/>
        <w:t>or news release without the prior written approval of the Sponsor such approval not to be unreasonably withheld.</w:t>
      </w:r>
      <w:proofErr w:type="gramEnd"/>
      <w:r w:rsidRPr="094368B2">
        <w:rPr>
          <w:rFonts w:ascii="Arial" w:eastAsia="Arial" w:hAnsi="Arial"/>
          <w:color w:val="000000" w:themeColor="text1"/>
          <w:sz w:val="24"/>
          <w:szCs w:val="24"/>
        </w:rPr>
        <w:t xml:space="preserve"> The provisions of this Clause 10.2 shall also apply to the Clinical Organisation’s use of the name, trademark, service mark, and/or logo of any third parties collaborating with the Sponsor on the Clinical Trial and/or the IMP (“</w:t>
      </w:r>
      <w:r w:rsidRPr="094368B2">
        <w:rPr>
          <w:rFonts w:ascii="Arial" w:eastAsia="Arial" w:hAnsi="Arial"/>
          <w:b/>
          <w:bCs/>
          <w:color w:val="000000" w:themeColor="text1"/>
          <w:sz w:val="24"/>
          <w:szCs w:val="24"/>
        </w:rPr>
        <w:t>Sponsor Collaborators</w:t>
      </w:r>
      <w:r w:rsidRPr="094368B2">
        <w:rPr>
          <w:rFonts w:ascii="Arial" w:eastAsia="Arial" w:hAnsi="Arial"/>
          <w:color w:val="000000" w:themeColor="text1"/>
          <w:sz w:val="24"/>
          <w:szCs w:val="24"/>
        </w:rPr>
        <w:t xml:space="preserve">”) </w:t>
      </w:r>
      <w:proofErr w:type="gramStart"/>
      <w:r w:rsidRPr="094368B2">
        <w:rPr>
          <w:rFonts w:ascii="Arial" w:eastAsia="Arial" w:hAnsi="Arial"/>
          <w:color w:val="000000" w:themeColor="text1"/>
          <w:sz w:val="24"/>
          <w:szCs w:val="24"/>
        </w:rPr>
        <w:t>provided that</w:t>
      </w:r>
      <w:proofErr w:type="gramEnd"/>
      <w:r w:rsidRPr="094368B2">
        <w:rPr>
          <w:rFonts w:ascii="Arial" w:eastAsia="Arial" w:hAnsi="Arial"/>
          <w:color w:val="000000" w:themeColor="text1"/>
          <w:sz w:val="24"/>
          <w:szCs w:val="24"/>
        </w:rPr>
        <w:t xml:space="preserve"> the Clinical Organisation has been notified of the identity of the Sponsor Collaborators.</w:t>
      </w:r>
    </w:p>
    <w:p w14:paraId="0631C6E0" w14:textId="77777777" w:rsidR="00D90B60" w:rsidRPr="004962B0" w:rsidRDefault="094368B2" w:rsidP="094368B2">
      <w:pPr>
        <w:tabs>
          <w:tab w:val="decimal" w:pos="216"/>
          <w:tab w:val="left" w:pos="648"/>
        </w:tabs>
        <w:spacing w:before="242" w:line="276"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10.3</w:t>
      </w:r>
      <w:r w:rsidR="00736E94">
        <w:tab/>
      </w:r>
      <w:r w:rsidRPr="094368B2">
        <w:rPr>
          <w:rFonts w:ascii="Arial" w:eastAsia="Arial" w:hAnsi="Arial"/>
          <w:color w:val="000000" w:themeColor="text1"/>
          <w:sz w:val="24"/>
          <w:szCs w:val="24"/>
        </w:rPr>
        <w:t>Neither the Clinical Organisation, nor the Principal Investigator, will issue any</w:t>
      </w:r>
    </w:p>
    <w:p w14:paraId="3EA724A7" w14:textId="5DFA93A5" w:rsidR="00673F3E" w:rsidRPr="004962B0" w:rsidRDefault="00736E94" w:rsidP="5CC4447C">
      <w:pPr>
        <w:spacing w:line="276" w:lineRule="exact"/>
        <w:ind w:left="648" w:right="62"/>
        <w:jc w:val="both"/>
        <w:textAlignment w:val="baseline"/>
        <w:rPr>
          <w:rFonts w:ascii="Arial" w:eastAsia="Arial" w:hAnsi="Arial"/>
          <w:color w:val="000000"/>
          <w:spacing w:val="-1"/>
          <w:sz w:val="24"/>
          <w:szCs w:val="24"/>
        </w:rPr>
      </w:pPr>
      <w:r w:rsidRPr="5CC4447C">
        <w:rPr>
          <w:rFonts w:ascii="Arial" w:eastAsia="Arial" w:hAnsi="Arial"/>
          <w:color w:val="000000"/>
          <w:spacing w:val="-1"/>
          <w:sz w:val="24"/>
          <w:szCs w:val="24"/>
        </w:rPr>
        <w:t>information or statement to the press or public</w:t>
      </w:r>
      <w:r w:rsidR="001D739D" w:rsidRPr="5CC4447C">
        <w:rPr>
          <w:rFonts w:ascii="Arial" w:eastAsia="Arial" w:hAnsi="Arial"/>
          <w:color w:val="000000"/>
          <w:spacing w:val="-1"/>
          <w:sz w:val="24"/>
          <w:szCs w:val="24"/>
        </w:rPr>
        <w:t>,</w:t>
      </w:r>
      <w:r w:rsidRPr="5CC4447C">
        <w:rPr>
          <w:rFonts w:ascii="Arial" w:eastAsia="Arial" w:hAnsi="Arial"/>
          <w:color w:val="000000"/>
          <w:spacing w:val="-1"/>
          <w:sz w:val="24"/>
          <w:szCs w:val="24"/>
        </w:rPr>
        <w:t xml:space="preserve"> including but not limited to advertisements for the enrolment of Clinical Trial Subjects without the prior written permission of the Sponsor</w:t>
      </w:r>
      <w:r w:rsidR="00683FBD">
        <w:rPr>
          <w:rFonts w:ascii="Arial" w:eastAsia="Arial" w:hAnsi="Arial"/>
          <w:color w:val="000000"/>
          <w:spacing w:val="-1"/>
          <w:sz w:val="24"/>
          <w:szCs w:val="24"/>
        </w:rPr>
        <w:t>, not to be unreasonably withheld, and the delivery of research ethics committee approval, where applicable.</w:t>
      </w:r>
    </w:p>
    <w:p w14:paraId="2D35EF60" w14:textId="77777777" w:rsidR="00D90B60" w:rsidRPr="004962B0" w:rsidRDefault="00736E94" w:rsidP="094368B2">
      <w:pPr>
        <w:pStyle w:val="ListParagraph"/>
        <w:numPr>
          <w:ilvl w:val="0"/>
          <w:numId w:val="37"/>
        </w:numPr>
        <w:spacing w:before="366" w:line="365" w:lineRule="exact"/>
        <w:ind w:left="567" w:right="62"/>
        <w:jc w:val="both"/>
        <w:textAlignment w:val="baseline"/>
        <w:rPr>
          <w:rFonts w:ascii="Arial" w:eastAsia="Arial" w:hAnsi="Arial"/>
          <w:b/>
          <w:bCs/>
          <w:color w:val="002F86"/>
          <w:spacing w:val="-1"/>
          <w:sz w:val="32"/>
          <w:szCs w:val="32"/>
        </w:rPr>
      </w:pPr>
      <w:r w:rsidRPr="094368B2">
        <w:rPr>
          <w:rFonts w:ascii="Arial" w:eastAsia="Arial" w:hAnsi="Arial"/>
          <w:b/>
          <w:bCs/>
          <w:color w:val="002F86"/>
          <w:spacing w:val="-1"/>
          <w:sz w:val="32"/>
          <w:szCs w:val="32"/>
        </w:rPr>
        <w:t xml:space="preserve"> Publications</w:t>
      </w:r>
    </w:p>
    <w:p w14:paraId="092D09CC" w14:textId="77777777" w:rsidR="00D90B60" w:rsidRPr="004962B0" w:rsidRDefault="094368B2" w:rsidP="094368B2">
      <w:pPr>
        <w:spacing w:before="236"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11.1 The Sponsor recognises that the Clinical Organisation and Principal Investigator have a responsibility to ensure that results of scientific interest arising from the Clinical Trial </w:t>
      </w:r>
      <w:proofErr w:type="gramStart"/>
      <w:r w:rsidRPr="094368B2">
        <w:rPr>
          <w:rFonts w:ascii="Arial" w:eastAsia="Arial" w:hAnsi="Arial"/>
          <w:color w:val="000000" w:themeColor="text1"/>
          <w:sz w:val="24"/>
          <w:szCs w:val="24"/>
        </w:rPr>
        <w:t>are appropriately published and disseminated</w:t>
      </w:r>
      <w:proofErr w:type="gramEnd"/>
      <w:r w:rsidRPr="094368B2">
        <w:rPr>
          <w:rFonts w:ascii="Arial" w:eastAsia="Arial" w:hAnsi="Arial"/>
          <w:color w:val="000000" w:themeColor="text1"/>
          <w:sz w:val="24"/>
          <w:szCs w:val="24"/>
        </w:rPr>
        <w:t>.</w:t>
      </w:r>
    </w:p>
    <w:p w14:paraId="1FDD9B5F" w14:textId="7DFFCDCE" w:rsidR="00D90B60" w:rsidRPr="004962B0" w:rsidRDefault="00736E94" w:rsidP="094368B2">
      <w:pPr>
        <w:spacing w:before="238" w:line="276" w:lineRule="exact"/>
        <w:ind w:left="1440" w:right="62" w:hanging="792"/>
        <w:jc w:val="both"/>
        <w:textAlignment w:val="baseline"/>
        <w:rPr>
          <w:rFonts w:ascii="Arial" w:eastAsia="Arial" w:hAnsi="Arial"/>
          <w:color w:val="000000"/>
          <w:sz w:val="24"/>
          <w:szCs w:val="24"/>
        </w:rPr>
      </w:pPr>
      <w:proofErr w:type="gramStart"/>
      <w:r w:rsidRPr="094368B2">
        <w:rPr>
          <w:rFonts w:ascii="Arial" w:eastAsia="Arial" w:hAnsi="Arial"/>
          <w:color w:val="000000"/>
          <w:sz w:val="24"/>
          <w:szCs w:val="24"/>
        </w:rPr>
        <w:t xml:space="preserve">11.1.1 The Sponsor agrees that employees of the </w:t>
      </w:r>
      <w:r w:rsidR="00362332" w:rsidRPr="094368B2">
        <w:rPr>
          <w:rFonts w:ascii="Arial" w:eastAsia="Arial" w:hAnsi="Arial"/>
          <w:color w:val="000000"/>
          <w:sz w:val="24"/>
          <w:szCs w:val="24"/>
        </w:rPr>
        <w:t xml:space="preserve">Clinical </w:t>
      </w:r>
      <w:r w:rsidRPr="094368B2">
        <w:rPr>
          <w:rFonts w:ascii="Arial" w:eastAsia="Arial" w:hAnsi="Arial"/>
          <w:color w:val="000000"/>
          <w:sz w:val="24"/>
          <w:szCs w:val="24"/>
        </w:rPr>
        <w:t>Organisation and the Principal Investigator shall be permitted to present at symposia, national and regional professional meetings and to publish in journals, theses or dissertations, or otherwise of their own choosing, the methods and Results of the Clinical Trial, subject to this Clause 1</w:t>
      </w:r>
      <w:r w:rsidR="00362332" w:rsidRPr="094368B2">
        <w:rPr>
          <w:rFonts w:ascii="Arial" w:eastAsia="Arial" w:hAnsi="Arial"/>
          <w:color w:val="000000"/>
          <w:sz w:val="24"/>
          <w:szCs w:val="24"/>
        </w:rPr>
        <w:t>1</w:t>
      </w:r>
      <w:r w:rsidRPr="094368B2">
        <w:rPr>
          <w:rFonts w:ascii="Arial" w:eastAsia="Arial" w:hAnsi="Arial"/>
          <w:color w:val="000000"/>
          <w:sz w:val="24"/>
          <w:szCs w:val="24"/>
        </w:rPr>
        <w:t xml:space="preserve"> and any</w:t>
      </w:r>
      <w:r w:rsidR="00CD0365" w:rsidRPr="004962B0">
        <w:t xml:space="preserve"> </w:t>
      </w:r>
      <w:r w:rsidR="00460174" w:rsidRPr="094368B2">
        <w:rPr>
          <w:rFonts w:ascii="Arial" w:eastAsia="Arial" w:hAnsi="Arial"/>
          <w:color w:val="000000"/>
          <w:sz w:val="24"/>
          <w:szCs w:val="24"/>
        </w:rPr>
        <w:t>publication policy described in the Protocol, provided any such policy is consistent with the Joint Position.</w:t>
      </w:r>
      <w:proofErr w:type="gramEnd"/>
    </w:p>
    <w:p w14:paraId="139E5133" w14:textId="77777777" w:rsidR="00D90B60" w:rsidRPr="004962B0" w:rsidRDefault="094368B2" w:rsidP="094368B2">
      <w:pPr>
        <w:spacing w:before="123" w:line="276"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11.1.2 If the Clinical Trial is a </w:t>
      </w:r>
      <w:bookmarkStart w:id="10" w:name="_Int_OGT9mkds"/>
      <w:r w:rsidRPr="094368B2">
        <w:rPr>
          <w:rFonts w:ascii="Arial" w:eastAsia="Arial" w:hAnsi="Arial"/>
          <w:color w:val="000000" w:themeColor="text1"/>
          <w:sz w:val="24"/>
          <w:szCs w:val="24"/>
        </w:rPr>
        <w:t>Multi-Centre Trial</w:t>
      </w:r>
      <w:bookmarkEnd w:id="10"/>
      <w:r w:rsidRPr="094368B2">
        <w:rPr>
          <w:rFonts w:ascii="Arial" w:eastAsia="Arial" w:hAnsi="Arial"/>
          <w:color w:val="000000" w:themeColor="text1"/>
          <w:sz w:val="24"/>
          <w:szCs w:val="24"/>
        </w:rPr>
        <w:t xml:space="preserve">, any publication based on the results obtained at any one Site (or group of Sites) shall not be made before the first </w:t>
      </w:r>
      <w:bookmarkStart w:id="11" w:name="_Int_IvkLqwiJ"/>
      <w:r w:rsidRPr="094368B2">
        <w:rPr>
          <w:rFonts w:ascii="Arial" w:eastAsia="Arial" w:hAnsi="Arial"/>
          <w:color w:val="000000" w:themeColor="text1"/>
          <w:sz w:val="24"/>
          <w:szCs w:val="24"/>
        </w:rPr>
        <w:t>Multi-Centre</w:t>
      </w:r>
      <w:bookmarkEnd w:id="11"/>
      <w:r w:rsidRPr="094368B2">
        <w:rPr>
          <w:rFonts w:ascii="Arial" w:eastAsia="Arial" w:hAnsi="Arial"/>
          <w:color w:val="000000" w:themeColor="text1"/>
          <w:sz w:val="24"/>
          <w:szCs w:val="24"/>
        </w:rPr>
        <w:t xml:space="preserve"> publication.</w:t>
      </w:r>
    </w:p>
    <w:p w14:paraId="3B9DC228" w14:textId="77777777" w:rsidR="00D90B60" w:rsidRPr="004962B0" w:rsidRDefault="094368B2" w:rsidP="094368B2">
      <w:pPr>
        <w:spacing w:before="117" w:line="276"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11.1.3 </w:t>
      </w:r>
      <w:r w:rsidR="00736E94">
        <w:tab/>
      </w:r>
      <w:r w:rsidRPr="094368B2">
        <w:rPr>
          <w:rFonts w:ascii="Arial" w:eastAsia="Arial" w:hAnsi="Arial"/>
          <w:color w:val="000000" w:themeColor="text1"/>
          <w:sz w:val="24"/>
          <w:szCs w:val="24"/>
        </w:rPr>
        <w:t xml:space="preserve">If a publication concerns the analyses of sub-sets of data from a </w:t>
      </w:r>
      <w:bookmarkStart w:id="12" w:name="_Int_HTBKILAm"/>
      <w:r w:rsidRPr="094368B2">
        <w:rPr>
          <w:rFonts w:ascii="Arial" w:eastAsia="Arial" w:hAnsi="Arial"/>
          <w:color w:val="000000" w:themeColor="text1"/>
          <w:sz w:val="24"/>
          <w:szCs w:val="24"/>
        </w:rPr>
        <w:t>Multi-Centre Trial</w:t>
      </w:r>
      <w:bookmarkEnd w:id="12"/>
      <w:r w:rsidRPr="094368B2">
        <w:rPr>
          <w:rFonts w:ascii="Arial" w:eastAsia="Arial" w:hAnsi="Arial"/>
          <w:color w:val="000000" w:themeColor="text1"/>
          <w:sz w:val="24"/>
          <w:szCs w:val="24"/>
        </w:rPr>
        <w:t xml:space="preserve">, the publication must </w:t>
      </w:r>
      <w:proofErr w:type="gramStart"/>
      <w:r w:rsidRPr="094368B2">
        <w:rPr>
          <w:rFonts w:ascii="Arial" w:eastAsia="Arial" w:hAnsi="Arial"/>
          <w:color w:val="000000" w:themeColor="text1"/>
          <w:sz w:val="24"/>
          <w:szCs w:val="24"/>
        </w:rPr>
        <w:t>make reference</w:t>
      </w:r>
      <w:proofErr w:type="gramEnd"/>
      <w:r w:rsidRPr="094368B2">
        <w:rPr>
          <w:rFonts w:ascii="Arial" w:eastAsia="Arial" w:hAnsi="Arial"/>
          <w:color w:val="000000" w:themeColor="text1"/>
          <w:sz w:val="24"/>
          <w:szCs w:val="24"/>
        </w:rPr>
        <w:t xml:space="preserve"> to the relevant </w:t>
      </w:r>
      <w:bookmarkStart w:id="13" w:name="_Int_jcahuV04"/>
      <w:r w:rsidRPr="094368B2">
        <w:rPr>
          <w:rFonts w:ascii="Arial" w:eastAsia="Arial" w:hAnsi="Arial"/>
          <w:color w:val="000000" w:themeColor="text1"/>
          <w:sz w:val="24"/>
          <w:szCs w:val="24"/>
        </w:rPr>
        <w:t>Multi-Centre Trial</w:t>
      </w:r>
      <w:bookmarkEnd w:id="13"/>
      <w:r w:rsidRPr="094368B2">
        <w:rPr>
          <w:rFonts w:ascii="Arial" w:eastAsia="Arial" w:hAnsi="Arial"/>
          <w:color w:val="000000" w:themeColor="text1"/>
          <w:sz w:val="24"/>
          <w:szCs w:val="24"/>
        </w:rPr>
        <w:t xml:space="preserve"> publication.</w:t>
      </w:r>
    </w:p>
    <w:p w14:paraId="2E2E4DF3" w14:textId="77777777" w:rsidR="00D90B60" w:rsidRPr="004962B0" w:rsidRDefault="00A51CFE" w:rsidP="094368B2">
      <w:pPr>
        <w:spacing w:before="243" w:line="276" w:lineRule="exact"/>
        <w:ind w:left="648" w:right="62" w:hanging="576"/>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11.2 Upon</w:t>
      </w:r>
      <w:r w:rsidR="00736E94" w:rsidRPr="094368B2">
        <w:rPr>
          <w:rFonts w:ascii="Arial" w:eastAsia="Arial" w:hAnsi="Arial"/>
          <w:color w:val="000000"/>
          <w:spacing w:val="-1"/>
          <w:sz w:val="24"/>
          <w:szCs w:val="24"/>
        </w:rPr>
        <w:t xml:space="preserve"> Site Trial Completion, and any prior publication by the Sponsor of Multi-Centre Trial data or when the Clinical Trial </w:t>
      </w:r>
      <w:r w:rsidR="00362332" w:rsidRPr="094368B2">
        <w:rPr>
          <w:rFonts w:ascii="Arial" w:eastAsia="Arial" w:hAnsi="Arial"/>
          <w:color w:val="000000"/>
          <w:spacing w:val="-1"/>
          <w:sz w:val="24"/>
          <w:szCs w:val="24"/>
        </w:rPr>
        <w:t>D</w:t>
      </w:r>
      <w:r w:rsidR="00736E94" w:rsidRPr="094368B2">
        <w:rPr>
          <w:rFonts w:ascii="Arial" w:eastAsia="Arial" w:hAnsi="Arial"/>
          <w:color w:val="000000"/>
          <w:spacing w:val="-1"/>
          <w:sz w:val="24"/>
          <w:szCs w:val="24"/>
        </w:rPr>
        <w:t xml:space="preserve">ata are adequate (in the Sponsor’s reasonable judgment), the </w:t>
      </w:r>
      <w:r w:rsidR="004962B0" w:rsidRPr="094368B2">
        <w:rPr>
          <w:rFonts w:ascii="Arial" w:eastAsia="Arial" w:hAnsi="Arial"/>
          <w:color w:val="000000"/>
          <w:spacing w:val="-1"/>
          <w:sz w:val="24"/>
          <w:szCs w:val="24"/>
        </w:rPr>
        <w:t>Clinical</w:t>
      </w:r>
      <w:r w:rsidR="00362332" w:rsidRPr="094368B2">
        <w:rPr>
          <w:rFonts w:ascii="Arial" w:eastAsia="Arial" w:hAnsi="Arial"/>
          <w:color w:val="000000"/>
          <w:spacing w:val="-1"/>
          <w:sz w:val="24"/>
          <w:szCs w:val="24"/>
        </w:rPr>
        <w:t xml:space="preserve"> </w:t>
      </w:r>
      <w:r w:rsidR="00736E94" w:rsidRPr="094368B2">
        <w:rPr>
          <w:rFonts w:ascii="Arial" w:eastAsia="Arial" w:hAnsi="Arial"/>
          <w:color w:val="000000"/>
          <w:spacing w:val="-1"/>
          <w:sz w:val="24"/>
          <w:szCs w:val="24"/>
        </w:rPr>
        <w:t xml:space="preserve">Organisation and/or the Principal Investigator may prepare the data derived from the Site(s) for publication. Such data </w:t>
      </w:r>
      <w:proofErr w:type="gramStart"/>
      <w:r w:rsidR="00736E94" w:rsidRPr="094368B2">
        <w:rPr>
          <w:rFonts w:ascii="Arial" w:eastAsia="Arial" w:hAnsi="Arial"/>
          <w:color w:val="000000"/>
          <w:spacing w:val="-1"/>
          <w:sz w:val="24"/>
          <w:szCs w:val="24"/>
        </w:rPr>
        <w:t>will be submitted</w:t>
      </w:r>
      <w:proofErr w:type="gramEnd"/>
      <w:r w:rsidR="00736E94" w:rsidRPr="094368B2">
        <w:rPr>
          <w:rFonts w:ascii="Arial" w:eastAsia="Arial" w:hAnsi="Arial"/>
          <w:color w:val="000000"/>
          <w:spacing w:val="-1"/>
          <w:sz w:val="24"/>
          <w:szCs w:val="24"/>
        </w:rPr>
        <w:t xml:space="preserve"> to the Sponsor for review and comment prior to publication.</w:t>
      </w:r>
    </w:p>
    <w:p w14:paraId="41713FD0" w14:textId="77777777" w:rsidR="00D90B60" w:rsidRPr="004962B0" w:rsidRDefault="094368B2" w:rsidP="094368B2">
      <w:pPr>
        <w:spacing w:before="237" w:line="276"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11.2.1 In order to ensure that the Sponsor will be able to make comments and suggestions where pertinent, material for public dissemination will be submitted to the Sponsor for review at least sixty (60) days (or the time specified in the Protocol if longer) prior to submission for publication, public dissemination, or review by a publication committee.</w:t>
      </w:r>
    </w:p>
    <w:p w14:paraId="30A9F4EA" w14:textId="77777777" w:rsidR="00D90B60" w:rsidRPr="004962B0" w:rsidRDefault="094368B2" w:rsidP="094368B2">
      <w:pPr>
        <w:spacing w:before="243"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11.3 The Clinical Organisation agrees and shall ensure that the Principal Investigator agrees that all reasonable comments made by the Sponsor in relation to a proposed publication by the Clinical Organisation and/or the Principal Investigator will be incorporated by the Clinical Organisation and/or the Principal Investigator into the publication.</w:t>
      </w:r>
    </w:p>
    <w:p w14:paraId="0325937F" w14:textId="77777777" w:rsidR="00D90B60" w:rsidRPr="004962B0" w:rsidRDefault="094368B2" w:rsidP="094368B2">
      <w:pPr>
        <w:spacing w:before="237" w:line="276" w:lineRule="exact"/>
        <w:ind w:left="648" w:right="62" w:hanging="576"/>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lastRenderedPageBreak/>
        <w:t>11.4 The Sponsor shall ensure that the Results of the Clinical Trial are published on a free, publicly accessible clinical trial results database in accordance with the principles of the Joint Position within one (1) year after the IMP is first approved and made commercially available in any country or, if the Clinical Trial is a post-approval clinical trial, within one (1) year of Trial Completion.</w:t>
      </w:r>
      <w:proofErr w:type="gramEnd"/>
      <w:r w:rsidRPr="094368B2">
        <w:rPr>
          <w:rFonts w:ascii="Arial" w:eastAsia="Arial" w:hAnsi="Arial"/>
          <w:color w:val="000000" w:themeColor="text1"/>
          <w:sz w:val="24"/>
          <w:szCs w:val="24"/>
        </w:rPr>
        <w:t xml:space="preserve"> In respect of a clinical trial that is under review by </w:t>
      </w:r>
      <w:proofErr w:type="gramStart"/>
      <w:r w:rsidRPr="094368B2">
        <w:rPr>
          <w:rFonts w:ascii="Arial" w:eastAsia="Arial" w:hAnsi="Arial"/>
          <w:color w:val="000000" w:themeColor="text1"/>
          <w:sz w:val="24"/>
          <w:szCs w:val="24"/>
        </w:rPr>
        <w:t>peer reviewed</w:t>
      </w:r>
      <w:proofErr w:type="gramEnd"/>
      <w:r w:rsidRPr="094368B2">
        <w:rPr>
          <w:rFonts w:ascii="Arial" w:eastAsia="Arial" w:hAnsi="Arial"/>
          <w:color w:val="000000" w:themeColor="text1"/>
          <w:sz w:val="24"/>
          <w:szCs w:val="24"/>
        </w:rPr>
        <w:t xml:space="preserve"> journals that prohibit disclosure of Results pre-publication, the Results will be posted at the time of publication.</w:t>
      </w:r>
    </w:p>
    <w:p w14:paraId="5398247C" w14:textId="77777777" w:rsidR="00D90B60" w:rsidRPr="004962B0" w:rsidRDefault="00736E94" w:rsidP="094368B2">
      <w:pPr>
        <w:spacing w:before="243" w:line="276" w:lineRule="exact"/>
        <w:ind w:left="1440" w:right="62" w:hanging="792"/>
        <w:jc w:val="both"/>
        <w:textAlignment w:val="baseline"/>
        <w:rPr>
          <w:rFonts w:ascii="Arial" w:eastAsia="Arial" w:hAnsi="Arial"/>
          <w:color w:val="000000"/>
          <w:spacing w:val="1"/>
          <w:sz w:val="24"/>
          <w:szCs w:val="24"/>
        </w:rPr>
      </w:pPr>
      <w:proofErr w:type="gramStart"/>
      <w:r w:rsidRPr="094368B2">
        <w:rPr>
          <w:rFonts w:ascii="Arial" w:eastAsia="Arial" w:hAnsi="Arial"/>
          <w:color w:val="000000"/>
          <w:spacing w:val="1"/>
          <w:sz w:val="24"/>
          <w:szCs w:val="24"/>
        </w:rPr>
        <w:t xml:space="preserve">11.4.1 The </w:t>
      </w:r>
      <w:r w:rsidR="00874088"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Organisation acknowledges that the Sponsor may present at symposia, national or regional professional meetings, publish in journals, theses or dissertations or otherwise of their own choosing, the methods and Results of the Clinical Trial and in particular, but without limiting the foregoing, post a summary of the Clinical Trial Results in an on-line clinical trials register(s) before or after publication by any other method.</w:t>
      </w:r>
      <w:proofErr w:type="gramEnd"/>
    </w:p>
    <w:p w14:paraId="0EBC8F7B" w14:textId="77777777" w:rsidR="00D90B60" w:rsidRPr="004962B0" w:rsidRDefault="094368B2" w:rsidP="094368B2">
      <w:pPr>
        <w:spacing w:before="236" w:line="277"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11.5 Subject to Clause 9 regarding Confidential Information, the Clinical Organisation will accurately describe and will ensure that the Principal Investigator will accurately describe the financial support of the Sponsor for the Clinical Trial in all publications and presentations.</w:t>
      </w:r>
    </w:p>
    <w:p w14:paraId="72D91169" w14:textId="3B877206" w:rsidR="00D90B60" w:rsidRDefault="094368B2" w:rsidP="7444BE20">
      <w:pPr>
        <w:spacing w:before="237" w:line="276" w:lineRule="exact"/>
        <w:ind w:left="648" w:right="62" w:hanging="576"/>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 xml:space="preserve">11.6 In the event that the Sponsor coordinates a </w:t>
      </w:r>
      <w:bookmarkStart w:id="14" w:name="_Int_IKKykYqb"/>
      <w:r w:rsidRPr="094368B2">
        <w:rPr>
          <w:rFonts w:ascii="Arial" w:eastAsia="Arial" w:hAnsi="Arial"/>
          <w:color w:val="000000" w:themeColor="text1"/>
          <w:sz w:val="24"/>
          <w:szCs w:val="24"/>
        </w:rPr>
        <w:t>Multi-Centre</w:t>
      </w:r>
      <w:bookmarkEnd w:id="14"/>
      <w:r w:rsidRPr="094368B2">
        <w:rPr>
          <w:rFonts w:ascii="Arial" w:eastAsia="Arial" w:hAnsi="Arial"/>
          <w:color w:val="000000" w:themeColor="text1"/>
          <w:sz w:val="24"/>
          <w:szCs w:val="24"/>
        </w:rPr>
        <w:t xml:space="preserve"> publication, the participation of the Principal Investigator or Personnel as named authors shall be determined by the Sponsor in accordance with generally accepted standards for authorship</w:t>
      </w:r>
      <w:proofErr w:type="gramEnd"/>
      <w:r w:rsidRPr="094368B2">
        <w:rPr>
          <w:rFonts w:ascii="Arial" w:eastAsia="Arial" w:hAnsi="Arial"/>
          <w:color w:val="000000" w:themeColor="text1"/>
          <w:sz w:val="24"/>
          <w:szCs w:val="24"/>
        </w:rPr>
        <w:t xml:space="preserve">. If the Principal Investigator or other Personnel are to </w:t>
      </w:r>
      <w:proofErr w:type="gramStart"/>
      <w:r w:rsidRPr="094368B2">
        <w:rPr>
          <w:rFonts w:ascii="Arial" w:eastAsia="Arial" w:hAnsi="Arial"/>
          <w:color w:val="000000" w:themeColor="text1"/>
          <w:sz w:val="24"/>
          <w:szCs w:val="24"/>
        </w:rPr>
        <w:t>be named</w:t>
      </w:r>
      <w:proofErr w:type="gramEnd"/>
      <w:r w:rsidRPr="094368B2">
        <w:rPr>
          <w:rFonts w:ascii="Arial" w:eastAsia="Arial" w:hAnsi="Arial"/>
          <w:color w:val="000000" w:themeColor="text1"/>
          <w:sz w:val="24"/>
          <w:szCs w:val="24"/>
        </w:rPr>
        <w:t xml:space="preserve"> as authors of the </w:t>
      </w:r>
      <w:bookmarkStart w:id="15" w:name="_Int_zKYutHCm"/>
      <w:r w:rsidRPr="094368B2">
        <w:rPr>
          <w:rFonts w:ascii="Arial" w:eastAsia="Arial" w:hAnsi="Arial"/>
          <w:color w:val="000000" w:themeColor="text1"/>
          <w:sz w:val="24"/>
          <w:szCs w:val="24"/>
        </w:rPr>
        <w:t>Multi-Centre</w:t>
      </w:r>
      <w:bookmarkEnd w:id="15"/>
      <w:r w:rsidRPr="094368B2">
        <w:rPr>
          <w:rFonts w:ascii="Arial" w:eastAsia="Arial" w:hAnsi="Arial"/>
          <w:color w:val="000000" w:themeColor="text1"/>
          <w:sz w:val="24"/>
          <w:szCs w:val="24"/>
        </w:rPr>
        <w:t xml:space="preserve"> publication, such person(s) shall have access to the Clinical Trial data from all sites involved in the Clinical Trial, as necessary to participate fully in the development of the </w:t>
      </w:r>
      <w:bookmarkStart w:id="16" w:name="_Int_VPE60N1z"/>
      <w:r w:rsidRPr="094368B2">
        <w:rPr>
          <w:rFonts w:ascii="Arial" w:eastAsia="Arial" w:hAnsi="Arial"/>
          <w:color w:val="000000" w:themeColor="text1"/>
          <w:sz w:val="24"/>
          <w:szCs w:val="24"/>
        </w:rPr>
        <w:t>Multi-Centre</w:t>
      </w:r>
      <w:bookmarkEnd w:id="16"/>
      <w:r w:rsidRPr="094368B2">
        <w:rPr>
          <w:rFonts w:ascii="Arial" w:eastAsia="Arial" w:hAnsi="Arial"/>
          <w:color w:val="000000" w:themeColor="text1"/>
          <w:sz w:val="24"/>
          <w:szCs w:val="24"/>
        </w:rPr>
        <w:t xml:space="preserve"> publication.</w:t>
      </w:r>
    </w:p>
    <w:p w14:paraId="0C7DDE09" w14:textId="23B31E72" w:rsidR="00D90B60" w:rsidRPr="004962B0" w:rsidRDefault="004D1151" w:rsidP="094368B2">
      <w:pPr>
        <w:spacing w:before="237" w:line="276" w:lineRule="exact"/>
        <w:ind w:left="648" w:right="62" w:hanging="576"/>
        <w:jc w:val="both"/>
        <w:textAlignment w:val="baseline"/>
        <w:rPr>
          <w:rFonts w:ascii="Arial" w:eastAsia="Arial" w:hAnsi="Arial"/>
          <w:color w:val="000000"/>
          <w:spacing w:val="-2"/>
          <w:sz w:val="24"/>
          <w:szCs w:val="24"/>
        </w:rPr>
      </w:pPr>
      <w:proofErr w:type="gramStart"/>
      <w:r w:rsidRPr="094368B2">
        <w:rPr>
          <w:rFonts w:ascii="Arial" w:eastAsia="Arial" w:hAnsi="Arial"/>
          <w:color w:val="000000"/>
          <w:spacing w:val="-1"/>
          <w:sz w:val="24"/>
          <w:szCs w:val="24"/>
        </w:rPr>
        <w:t xml:space="preserve">11.7 During the period for review of a proposed publication referred to in Clause </w:t>
      </w:r>
      <w:r w:rsidR="00874088" w:rsidRPr="094368B2">
        <w:rPr>
          <w:rFonts w:ascii="Arial" w:eastAsia="Arial" w:hAnsi="Arial"/>
          <w:color w:val="000000"/>
          <w:spacing w:val="-1"/>
          <w:sz w:val="24"/>
          <w:szCs w:val="24"/>
        </w:rPr>
        <w:t>11</w:t>
      </w:r>
      <w:r w:rsidRPr="094368B2">
        <w:rPr>
          <w:rFonts w:ascii="Arial" w:eastAsia="Arial" w:hAnsi="Arial"/>
          <w:color w:val="000000"/>
          <w:spacing w:val="-1"/>
          <w:sz w:val="24"/>
          <w:szCs w:val="24"/>
        </w:rPr>
        <w:t xml:space="preserve">.2.1 above, the Sponsor shall be entitled to make a reasoned request to the </w:t>
      </w:r>
      <w:r w:rsidR="00874088"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 xml:space="preserve">Organisation that publication be delayed for a period of up to six (6) months from the date of first submission to the Sponsor in order to enable the Sponsor to take steps to protect its proprietary information and/or Intellectual Property Rights and Know-How and the </w:t>
      </w:r>
      <w:r w:rsidR="00874088"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Organisation shall not unreasonably withhold its consent to such request.</w:t>
      </w:r>
      <w:proofErr w:type="gramEnd"/>
      <w:r w:rsidRPr="094368B2">
        <w:rPr>
          <w:rFonts w:ascii="Arial" w:eastAsia="Arial" w:hAnsi="Arial"/>
          <w:color w:val="000000"/>
          <w:spacing w:val="-1"/>
          <w:sz w:val="24"/>
          <w:szCs w:val="24"/>
        </w:rPr>
        <w:t xml:space="preserve"> The </w:t>
      </w:r>
      <w:r w:rsidR="00874088"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Organisation shall not unreasonably withhold or delay its consent to a request from the Sponsor for an exceptional additional delay if, in the reasonable opinion of the Sponsor, the Sponsor’s proprietary information and/or Intellectual Property Rights and Know-How might otherwise be compromised or lost.</w:t>
      </w:r>
    </w:p>
    <w:p w14:paraId="53BBC088" w14:textId="77777777" w:rsidR="00D90B60" w:rsidRPr="004962B0" w:rsidRDefault="094368B2" w:rsidP="094368B2">
      <w:pPr>
        <w:spacing w:before="365" w:line="365" w:lineRule="exact"/>
        <w:ind w:left="72" w:right="62"/>
        <w:jc w:val="both"/>
        <w:textAlignment w:val="baseline"/>
        <w:rPr>
          <w:rFonts w:ascii="Arial" w:eastAsia="Arial" w:hAnsi="Arial"/>
          <w:b/>
          <w:bCs/>
          <w:color w:val="002F86"/>
          <w:sz w:val="32"/>
          <w:szCs w:val="32"/>
        </w:rPr>
      </w:pPr>
      <w:r w:rsidRPr="094368B2">
        <w:rPr>
          <w:rFonts w:ascii="Arial" w:eastAsia="Arial" w:hAnsi="Arial"/>
          <w:b/>
          <w:bCs/>
          <w:color w:val="002F86"/>
          <w:sz w:val="32"/>
          <w:szCs w:val="32"/>
        </w:rPr>
        <w:t>12. Intellectual Property</w:t>
      </w:r>
    </w:p>
    <w:p w14:paraId="64D60343" w14:textId="77777777" w:rsidR="00D90B60" w:rsidRPr="004962B0" w:rsidRDefault="094368B2" w:rsidP="094368B2">
      <w:pPr>
        <w:spacing w:before="235"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12.1 All Intellectual Property Rights and Know-How owned by or licensed to the Sponsor or Affiliate(s) prior to and after the date of this Agreement other than any Intellectual Property Rights and Know-How arising from the Clinical Trial are and shall remain the property of the Sponsor.</w:t>
      </w:r>
    </w:p>
    <w:p w14:paraId="014803BA" w14:textId="77777777" w:rsidR="00D90B60" w:rsidRPr="004962B0" w:rsidRDefault="094368B2" w:rsidP="094368B2">
      <w:pPr>
        <w:spacing w:before="24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12.2 All Intellectual Property Rights and Know-How owned by or licensed to the Clinical Organisation prior to and after the date of this Agreement other than any Intellectual Property Rights and Know-How arising from the Clinical Trial are and shall remain the property of the Clinical Organisation.</w:t>
      </w:r>
    </w:p>
    <w:p w14:paraId="42C396A4" w14:textId="77777777" w:rsidR="00D90B60" w:rsidRPr="004962B0" w:rsidRDefault="094368B2" w:rsidP="094368B2">
      <w:pPr>
        <w:spacing w:before="240" w:line="276" w:lineRule="exact"/>
        <w:ind w:left="648" w:right="62" w:hanging="576"/>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lastRenderedPageBreak/>
        <w:t>12.3 All Intellectual Property Rights and Know-How arising from and relating to the Clinical Trial, the IMP (including but not limited to its formulation and use alone or in combination with other drugs), and/or the Protocol, but excluding any clinical procedure and improvements thereto that are clinical procedures of the Clinical Organisation, shall vest in the Sponsor in accordance with Clauses 12.4 and 12.5 of this Agreement.</w:t>
      </w:r>
      <w:proofErr w:type="gramEnd"/>
    </w:p>
    <w:p w14:paraId="6476E187" w14:textId="77777777" w:rsidR="000B26E9" w:rsidRPr="004962B0" w:rsidRDefault="00736E94" w:rsidP="094368B2">
      <w:pPr>
        <w:spacing w:before="240" w:line="275" w:lineRule="exact"/>
        <w:ind w:left="648" w:right="62" w:hanging="648"/>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12.</w:t>
      </w:r>
      <w:r w:rsidR="006846CC" w:rsidRPr="094368B2">
        <w:rPr>
          <w:rFonts w:ascii="Arial" w:eastAsia="Arial" w:hAnsi="Arial"/>
          <w:color w:val="000000"/>
          <w:spacing w:val="1"/>
          <w:sz w:val="24"/>
          <w:szCs w:val="24"/>
        </w:rPr>
        <w:t>4</w:t>
      </w:r>
      <w:r w:rsidRPr="094368B2">
        <w:rPr>
          <w:rFonts w:ascii="Arial" w:eastAsia="Arial" w:hAnsi="Arial"/>
          <w:color w:val="000000"/>
          <w:spacing w:val="1"/>
          <w:sz w:val="24"/>
          <w:szCs w:val="24"/>
        </w:rPr>
        <w:t xml:space="preserve"> </w:t>
      </w:r>
      <w:r w:rsidR="00F5518F" w:rsidRPr="004962B0">
        <w:rPr>
          <w:rFonts w:ascii="Arial" w:eastAsia="Arial" w:hAnsi="Arial"/>
          <w:color w:val="000000"/>
          <w:spacing w:val="1"/>
          <w:sz w:val="24"/>
        </w:rPr>
        <w:tab/>
      </w:r>
      <w:r w:rsidRPr="094368B2">
        <w:rPr>
          <w:rFonts w:ascii="Arial" w:eastAsia="Arial" w:hAnsi="Arial"/>
          <w:color w:val="000000"/>
          <w:spacing w:val="1"/>
          <w:sz w:val="24"/>
          <w:szCs w:val="24"/>
        </w:rPr>
        <w:t xml:space="preserve">In accordance with Clause </w:t>
      </w:r>
      <w:r w:rsidR="0040351A" w:rsidRPr="094368B2">
        <w:rPr>
          <w:rFonts w:ascii="Arial" w:eastAsia="Arial" w:hAnsi="Arial"/>
          <w:color w:val="000000"/>
          <w:spacing w:val="1"/>
          <w:sz w:val="24"/>
          <w:szCs w:val="24"/>
        </w:rPr>
        <w:t>12</w:t>
      </w:r>
      <w:r w:rsidRPr="094368B2">
        <w:rPr>
          <w:rFonts w:ascii="Arial" w:eastAsia="Arial" w:hAnsi="Arial"/>
          <w:color w:val="000000"/>
          <w:spacing w:val="1"/>
          <w:sz w:val="24"/>
          <w:szCs w:val="24"/>
        </w:rPr>
        <w:t>.</w:t>
      </w:r>
      <w:r w:rsidR="00D91A40" w:rsidRPr="094368B2">
        <w:rPr>
          <w:rFonts w:ascii="Arial" w:eastAsia="Arial" w:hAnsi="Arial"/>
          <w:color w:val="000000"/>
          <w:spacing w:val="1"/>
          <w:sz w:val="24"/>
          <w:szCs w:val="24"/>
        </w:rPr>
        <w:t>3</w:t>
      </w:r>
      <w:r w:rsidRPr="094368B2">
        <w:rPr>
          <w:rFonts w:ascii="Arial" w:eastAsia="Arial" w:hAnsi="Arial"/>
          <w:color w:val="000000"/>
          <w:spacing w:val="1"/>
          <w:sz w:val="24"/>
          <w:szCs w:val="24"/>
        </w:rPr>
        <w:t xml:space="preserve">, the </w:t>
      </w:r>
      <w:r w:rsidR="0040351A"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 xml:space="preserve">Organisation hereby assigns, and shall procure that </w:t>
      </w:r>
      <w:proofErr w:type="gramStart"/>
      <w:r w:rsidR="00D91A40" w:rsidRPr="094368B2">
        <w:rPr>
          <w:rFonts w:ascii="Arial" w:eastAsia="Arial" w:hAnsi="Arial"/>
          <w:color w:val="000000"/>
          <w:spacing w:val="1"/>
          <w:sz w:val="24"/>
          <w:szCs w:val="24"/>
        </w:rPr>
        <w:t>its</w:t>
      </w:r>
      <w:proofErr w:type="gramEnd"/>
      <w:r w:rsidRPr="094368B2">
        <w:rPr>
          <w:rFonts w:ascii="Arial" w:eastAsia="Arial" w:hAnsi="Arial"/>
          <w:color w:val="000000"/>
          <w:spacing w:val="1"/>
          <w:sz w:val="24"/>
          <w:szCs w:val="24"/>
        </w:rPr>
        <w:t xml:space="preserve"> </w:t>
      </w:r>
      <w:r w:rsidR="0040351A" w:rsidRPr="094368B2">
        <w:rPr>
          <w:rFonts w:ascii="Arial" w:eastAsia="Arial" w:hAnsi="Arial"/>
          <w:color w:val="000000"/>
          <w:spacing w:val="1"/>
          <w:sz w:val="24"/>
          <w:szCs w:val="24"/>
        </w:rPr>
        <w:t xml:space="preserve">Personnel </w:t>
      </w:r>
      <w:r w:rsidRPr="094368B2">
        <w:rPr>
          <w:rFonts w:ascii="Arial" w:eastAsia="Arial" w:hAnsi="Arial"/>
          <w:color w:val="000000"/>
          <w:spacing w:val="1"/>
          <w:sz w:val="24"/>
          <w:szCs w:val="24"/>
        </w:rPr>
        <w:t xml:space="preserve">assign, its rights in relation to all Intellectual Property Rights and Know-How, falling within Clause </w:t>
      </w:r>
      <w:r w:rsidR="0040351A" w:rsidRPr="094368B2">
        <w:rPr>
          <w:rFonts w:ascii="Arial" w:eastAsia="Arial" w:hAnsi="Arial"/>
          <w:color w:val="000000"/>
          <w:spacing w:val="1"/>
          <w:sz w:val="24"/>
          <w:szCs w:val="24"/>
        </w:rPr>
        <w:t>12</w:t>
      </w:r>
      <w:r w:rsidRPr="094368B2">
        <w:rPr>
          <w:rFonts w:ascii="Arial" w:eastAsia="Arial" w:hAnsi="Arial"/>
          <w:color w:val="000000"/>
          <w:spacing w:val="1"/>
          <w:sz w:val="24"/>
          <w:szCs w:val="24"/>
        </w:rPr>
        <w:t>.</w:t>
      </w:r>
      <w:r w:rsidR="00D91A40" w:rsidRPr="094368B2">
        <w:rPr>
          <w:rFonts w:ascii="Arial" w:eastAsia="Arial" w:hAnsi="Arial"/>
          <w:color w:val="000000"/>
          <w:spacing w:val="1"/>
          <w:sz w:val="24"/>
          <w:szCs w:val="24"/>
        </w:rPr>
        <w:t>3</w:t>
      </w:r>
      <w:r w:rsidRPr="094368B2">
        <w:rPr>
          <w:rFonts w:ascii="Arial" w:eastAsia="Arial" w:hAnsi="Arial"/>
          <w:color w:val="000000"/>
          <w:spacing w:val="1"/>
          <w:sz w:val="24"/>
          <w:szCs w:val="24"/>
        </w:rPr>
        <w:t xml:space="preserve">, to the Sponsor or its nominee. At the request and expense of the Sponsor, the </w:t>
      </w:r>
      <w:r w:rsidR="0040351A"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 xml:space="preserve">Organisation shall execute, and shall procure that its </w:t>
      </w:r>
      <w:r w:rsidR="0040351A" w:rsidRPr="094368B2">
        <w:rPr>
          <w:rFonts w:ascii="Arial" w:eastAsia="Arial" w:hAnsi="Arial"/>
          <w:color w:val="000000"/>
          <w:spacing w:val="1"/>
          <w:sz w:val="24"/>
          <w:szCs w:val="24"/>
        </w:rPr>
        <w:t xml:space="preserve">Personnel </w:t>
      </w:r>
      <w:r w:rsidRPr="094368B2">
        <w:rPr>
          <w:rFonts w:ascii="Arial" w:eastAsia="Arial" w:hAnsi="Arial"/>
          <w:color w:val="000000"/>
          <w:spacing w:val="1"/>
          <w:sz w:val="24"/>
          <w:szCs w:val="24"/>
        </w:rPr>
        <w:t xml:space="preserve">shall execute, all such documents and do all such other acts as the Sponsor may reasonably require in order </w:t>
      </w:r>
      <w:proofErr w:type="gramStart"/>
      <w:r w:rsidRPr="094368B2">
        <w:rPr>
          <w:rFonts w:ascii="Arial" w:eastAsia="Arial" w:hAnsi="Arial"/>
          <w:color w:val="000000"/>
          <w:spacing w:val="1"/>
          <w:sz w:val="24"/>
          <w:szCs w:val="24"/>
        </w:rPr>
        <w:t>to vest</w:t>
      </w:r>
      <w:proofErr w:type="gramEnd"/>
      <w:r w:rsidRPr="094368B2">
        <w:rPr>
          <w:rFonts w:ascii="Arial" w:eastAsia="Arial" w:hAnsi="Arial"/>
          <w:color w:val="000000"/>
          <w:spacing w:val="1"/>
          <w:sz w:val="24"/>
          <w:szCs w:val="24"/>
        </w:rPr>
        <w:t xml:space="preserve"> fully and effectively all such Intellectual Property Rights and Know-How in the Sponsor or its nominee.</w:t>
      </w:r>
    </w:p>
    <w:p w14:paraId="3FB6D614" w14:textId="7938E4FB" w:rsidR="00D90B60" w:rsidRPr="004962B0" w:rsidRDefault="00460174" w:rsidP="094368B2">
      <w:pPr>
        <w:spacing w:before="240" w:line="275" w:lineRule="exact"/>
        <w:ind w:left="648" w:right="62" w:hanging="648"/>
        <w:jc w:val="both"/>
        <w:textAlignment w:val="baseline"/>
        <w:rPr>
          <w:rFonts w:ascii="Arial" w:eastAsia="Arial" w:hAnsi="Arial"/>
          <w:color w:val="000000"/>
          <w:spacing w:val="1"/>
          <w:sz w:val="24"/>
          <w:szCs w:val="24"/>
        </w:rPr>
      </w:pPr>
      <w:bookmarkStart w:id="17" w:name="_Int_eObijLbd"/>
      <w:r w:rsidRPr="094368B2">
        <w:rPr>
          <w:rFonts w:ascii="Arial" w:eastAsia="Arial" w:hAnsi="Arial"/>
          <w:color w:val="000000"/>
          <w:spacing w:val="-1"/>
          <w:sz w:val="24"/>
          <w:szCs w:val="24"/>
        </w:rPr>
        <w:t>1</w:t>
      </w:r>
      <w:r w:rsidR="005960AE" w:rsidRPr="094368B2">
        <w:rPr>
          <w:rFonts w:ascii="Arial" w:eastAsia="Arial" w:hAnsi="Arial"/>
          <w:color w:val="000000"/>
          <w:spacing w:val="-1"/>
          <w:sz w:val="24"/>
          <w:szCs w:val="24"/>
        </w:rPr>
        <w:t>2</w:t>
      </w:r>
      <w:r w:rsidRPr="094368B2">
        <w:rPr>
          <w:rFonts w:ascii="Arial" w:eastAsia="Arial" w:hAnsi="Arial"/>
          <w:color w:val="000000"/>
          <w:spacing w:val="-1"/>
          <w:sz w:val="24"/>
          <w:szCs w:val="24"/>
        </w:rPr>
        <w:t>.</w:t>
      </w:r>
      <w:r w:rsidR="006846CC" w:rsidRPr="094368B2">
        <w:rPr>
          <w:rFonts w:ascii="Arial" w:eastAsia="Arial" w:hAnsi="Arial"/>
          <w:color w:val="000000"/>
          <w:spacing w:val="-1"/>
          <w:sz w:val="24"/>
          <w:szCs w:val="24"/>
        </w:rPr>
        <w:t>5</w:t>
      </w:r>
      <w:r w:rsidRPr="094368B2">
        <w:rPr>
          <w:rFonts w:ascii="Arial" w:eastAsia="Arial" w:hAnsi="Arial"/>
          <w:color w:val="000000"/>
          <w:spacing w:val="-1"/>
          <w:sz w:val="24"/>
          <w:szCs w:val="24"/>
        </w:rPr>
        <w:t xml:space="preserve"> </w:t>
      </w:r>
      <w:r w:rsidR="00396F79" w:rsidRPr="094368B2">
        <w:rPr>
          <w:rFonts w:ascii="Arial" w:eastAsia="Arial" w:hAnsi="Arial"/>
          <w:color w:val="000000"/>
          <w:spacing w:val="-1"/>
          <w:sz w:val="24"/>
          <w:szCs w:val="24"/>
        </w:rPr>
        <w:t xml:space="preserve"> </w:t>
      </w:r>
      <w:r w:rsidRPr="094368B2">
        <w:rPr>
          <w:rFonts w:ascii="Arial" w:eastAsia="Arial" w:hAnsi="Arial"/>
          <w:color w:val="000000"/>
          <w:spacing w:val="-1"/>
          <w:sz w:val="24"/>
          <w:szCs w:val="24"/>
        </w:rPr>
        <w:t>The</w:t>
      </w:r>
      <w:bookmarkEnd w:id="17"/>
      <w:r w:rsidRPr="094368B2">
        <w:rPr>
          <w:rFonts w:ascii="Arial" w:eastAsia="Arial" w:hAnsi="Arial"/>
          <w:color w:val="000000"/>
          <w:spacing w:val="-1"/>
          <w:sz w:val="24"/>
          <w:szCs w:val="24"/>
        </w:rPr>
        <w:t xml:space="preserve"> </w:t>
      </w:r>
      <w:r w:rsidR="0040351A"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Organisation shall ensure that the Principal Investigator promptly disclose to the Sponsor any Know-How generated pursuant to this Agreement and falling within Clause 1</w:t>
      </w:r>
      <w:r w:rsidR="0040351A" w:rsidRPr="094368B2">
        <w:rPr>
          <w:rFonts w:ascii="Arial" w:eastAsia="Arial" w:hAnsi="Arial"/>
          <w:color w:val="000000"/>
          <w:spacing w:val="-1"/>
          <w:sz w:val="24"/>
          <w:szCs w:val="24"/>
        </w:rPr>
        <w:t>2</w:t>
      </w:r>
      <w:r w:rsidRPr="094368B2">
        <w:rPr>
          <w:rFonts w:ascii="Arial" w:eastAsia="Arial" w:hAnsi="Arial"/>
          <w:color w:val="000000"/>
          <w:spacing w:val="-1"/>
          <w:sz w:val="24"/>
          <w:szCs w:val="24"/>
        </w:rPr>
        <w:t>.4 and undertakes not to use or disclose such Know-How other than for the purposes of this Agreement.</w:t>
      </w:r>
    </w:p>
    <w:p w14:paraId="643F9587" w14:textId="77777777" w:rsidR="00D90B60" w:rsidRPr="004962B0" w:rsidRDefault="094368B2" w:rsidP="094368B2">
      <w:pPr>
        <w:spacing w:before="243" w:line="276" w:lineRule="exact"/>
        <w:ind w:left="648" w:right="62" w:hanging="576"/>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12.6 Nothing in this Clause 12 shall be construed so as to prevent or hinder the Clinical Organisation from using Know-How gained during the performance of the Clinical Trial in the furtherance of its normal activities, to the extent that such use does not result in the disclosure or misuse of Confidential Information or the infringement of any Intellectual Property Right or Know-How of the Sponsor.</w:t>
      </w:r>
      <w:proofErr w:type="gramEnd"/>
    </w:p>
    <w:p w14:paraId="76585B31" w14:textId="77777777" w:rsidR="00EC354A" w:rsidRPr="004962B0" w:rsidRDefault="094368B2" w:rsidP="00B04463">
      <w:pPr>
        <w:spacing w:before="243" w:line="276" w:lineRule="exact"/>
        <w:ind w:left="648" w:right="62" w:hanging="576"/>
        <w:jc w:val="both"/>
        <w:textAlignment w:val="baseline"/>
        <w:rPr>
          <w:rFonts w:ascii="Arial" w:eastAsia="Arial" w:hAnsi="Arial" w:cs="Arial"/>
          <w:color w:val="000000"/>
          <w:sz w:val="24"/>
          <w:szCs w:val="24"/>
        </w:rPr>
      </w:pPr>
      <w:r w:rsidRPr="094368B2">
        <w:rPr>
          <w:rFonts w:ascii="Arial" w:eastAsia="Arial" w:hAnsi="Arial"/>
          <w:color w:val="000000" w:themeColor="text1"/>
          <w:sz w:val="24"/>
          <w:szCs w:val="24"/>
        </w:rPr>
        <w:t xml:space="preserve">12.7 </w:t>
      </w:r>
      <w:r w:rsidRPr="094368B2">
        <w:rPr>
          <w:rFonts w:ascii="Arial" w:hAnsi="Arial" w:cs="Arial"/>
          <w:sz w:val="24"/>
          <w:szCs w:val="24"/>
        </w:rPr>
        <w:t>The Parties acknowledge and agree that in agreeing the arrangements for the Clinical Trial and preparing this Agreement, including the allocation of Intellectual Property Rights and Know-How between the Parties set out herein, due consideration has been given to Ireland’s National Intellectual Property Protocol (2019).</w:t>
      </w:r>
    </w:p>
    <w:p w14:paraId="36AF705F" w14:textId="77777777" w:rsidR="00D90B60" w:rsidRPr="004962B0" w:rsidRDefault="094368B2" w:rsidP="094368B2">
      <w:pPr>
        <w:spacing w:before="364" w:line="365" w:lineRule="exact"/>
        <w:ind w:left="72" w:right="62"/>
        <w:jc w:val="both"/>
        <w:textAlignment w:val="baseline"/>
        <w:rPr>
          <w:rFonts w:ascii="Arial" w:eastAsia="Arial" w:hAnsi="Arial"/>
          <w:b/>
          <w:bCs/>
          <w:color w:val="002F86"/>
          <w:sz w:val="32"/>
          <w:szCs w:val="32"/>
        </w:rPr>
      </w:pPr>
      <w:r w:rsidRPr="094368B2">
        <w:rPr>
          <w:rFonts w:ascii="Arial" w:eastAsia="Arial" w:hAnsi="Arial"/>
          <w:b/>
          <w:bCs/>
          <w:color w:val="002F86"/>
          <w:sz w:val="32"/>
          <w:szCs w:val="32"/>
        </w:rPr>
        <w:t>13. Financial Arrangements</w:t>
      </w:r>
    </w:p>
    <w:p w14:paraId="0376B2E0" w14:textId="77777777" w:rsidR="00D90B60" w:rsidRPr="004962B0" w:rsidRDefault="094368B2" w:rsidP="094368B2">
      <w:pPr>
        <w:spacing w:before="240" w:line="274"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13.1 Arrangements relating to the financing of this Clinical Trial by the Sponsor are set out in Appendix 2. All payments </w:t>
      </w:r>
      <w:proofErr w:type="gramStart"/>
      <w:r w:rsidRPr="094368B2">
        <w:rPr>
          <w:rFonts w:ascii="Arial" w:eastAsia="Arial" w:hAnsi="Arial"/>
          <w:color w:val="000000" w:themeColor="text1"/>
          <w:sz w:val="24"/>
          <w:szCs w:val="24"/>
        </w:rPr>
        <w:t>will be made</w:t>
      </w:r>
      <w:proofErr w:type="gramEnd"/>
      <w:r w:rsidRPr="094368B2">
        <w:rPr>
          <w:rFonts w:ascii="Arial" w:eastAsia="Arial" w:hAnsi="Arial"/>
          <w:color w:val="000000" w:themeColor="text1"/>
          <w:sz w:val="24"/>
          <w:szCs w:val="24"/>
        </w:rPr>
        <w:t xml:space="preserve"> according to Appendix 2.</w:t>
      </w:r>
    </w:p>
    <w:p w14:paraId="7BB8DDFD" w14:textId="77777777" w:rsidR="00D90B60" w:rsidRPr="004962B0" w:rsidRDefault="094368B2" w:rsidP="094368B2">
      <w:pPr>
        <w:spacing w:before="242"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13.2 In the event that any change to the Protocol results in amendment to the financial arrangements set out at Appendix 2, it </w:t>
      </w:r>
      <w:proofErr w:type="gramStart"/>
      <w:r w:rsidRPr="094368B2">
        <w:rPr>
          <w:rFonts w:ascii="Arial" w:eastAsia="Arial" w:hAnsi="Arial"/>
          <w:color w:val="000000" w:themeColor="text1"/>
          <w:sz w:val="24"/>
          <w:szCs w:val="24"/>
        </w:rPr>
        <w:t>is agreed</w:t>
      </w:r>
      <w:proofErr w:type="gramEnd"/>
      <w:r w:rsidRPr="094368B2">
        <w:rPr>
          <w:rFonts w:ascii="Arial" w:eastAsia="Arial" w:hAnsi="Arial"/>
          <w:color w:val="000000" w:themeColor="text1"/>
          <w:sz w:val="24"/>
          <w:szCs w:val="24"/>
        </w:rPr>
        <w:t xml:space="preserve"> that the Parties will amend Appendix 2 in accordance with Clause 17.2.</w:t>
      </w:r>
    </w:p>
    <w:p w14:paraId="7E292FF6" w14:textId="7432967E" w:rsidR="00D90B60" w:rsidRPr="004962B0" w:rsidRDefault="094368B2" w:rsidP="617CBBD5">
      <w:pPr>
        <w:spacing w:before="240" w:line="276" w:lineRule="exact"/>
        <w:ind w:left="648" w:right="62" w:hanging="576"/>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13.3 The Parties agree that a Party may make public on a</w:t>
      </w:r>
      <w:r w:rsidR="008F71F3">
        <w:rPr>
          <w:rFonts w:ascii="Arial" w:eastAsia="Arial" w:hAnsi="Arial"/>
          <w:color w:val="000000" w:themeColor="text1"/>
          <w:sz w:val="24"/>
          <w:szCs w:val="24"/>
        </w:rPr>
        <w:t>n</w:t>
      </w:r>
      <w:r w:rsidRPr="094368B2">
        <w:rPr>
          <w:rFonts w:ascii="Arial" w:eastAsia="Arial" w:hAnsi="Arial"/>
          <w:color w:val="000000" w:themeColor="text1"/>
          <w:sz w:val="24"/>
          <w:szCs w:val="24"/>
        </w:rPr>
        <w:t xml:space="preserve"> aggregated basis the financial support provided to the Clinical Organisation by the Sponsor for the conduct of the Clinical Trial, as required by applicable laws and/or if required by a Regulatory Authority or other governmental authority and/or for the annual financial statement/report of the Health Services Executive.</w:t>
      </w:r>
      <w:proofErr w:type="gramEnd"/>
      <w:r w:rsidRPr="094368B2">
        <w:rPr>
          <w:rFonts w:ascii="Arial" w:eastAsia="Arial" w:hAnsi="Arial"/>
          <w:color w:val="000000" w:themeColor="text1"/>
          <w:sz w:val="24"/>
          <w:szCs w:val="24"/>
        </w:rPr>
        <w:t xml:space="preserve"> A Party may identify the Clinical Organisation or the Sponsor as part of this disclosure. </w:t>
      </w:r>
    </w:p>
    <w:p w14:paraId="0D21F6B8" w14:textId="77777777" w:rsidR="00D90B60" w:rsidRPr="004962B0" w:rsidRDefault="094368B2" w:rsidP="094368B2">
      <w:pPr>
        <w:spacing w:before="238"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13.4 The Sponsor will notify the Clinical Organisation of Site Trial Completion in order to trigger the generation of a final invoice in accordance with Appendix 2.</w:t>
      </w:r>
    </w:p>
    <w:p w14:paraId="6B02982E" w14:textId="7324EE81" w:rsidR="00D90B60" w:rsidRPr="004962B0" w:rsidRDefault="094368B2" w:rsidP="2D24E174">
      <w:pPr>
        <w:spacing w:before="244" w:line="275"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lastRenderedPageBreak/>
        <w:t xml:space="preserve">13.5 The Sponsor shall promptly respond to any reasonable request for invoicing data received from the Clinical Organisation for the purposes of the final invoice for the specific Site(s), </w:t>
      </w:r>
      <w:proofErr w:type="gramStart"/>
      <w:r w:rsidRPr="094368B2">
        <w:rPr>
          <w:rFonts w:ascii="Arial" w:eastAsia="Arial" w:hAnsi="Arial"/>
          <w:color w:val="000000" w:themeColor="text1"/>
          <w:sz w:val="24"/>
          <w:szCs w:val="24"/>
        </w:rPr>
        <w:t>provided that</w:t>
      </w:r>
      <w:proofErr w:type="gramEnd"/>
      <w:r w:rsidRPr="094368B2">
        <w:rPr>
          <w:rFonts w:ascii="Arial" w:eastAsia="Arial" w:hAnsi="Arial"/>
          <w:color w:val="000000" w:themeColor="text1"/>
          <w:sz w:val="24"/>
          <w:szCs w:val="24"/>
        </w:rPr>
        <w:t xml:space="preserve"> the request is received within forty-five (45) days of the notification of Site Trial Completion.</w:t>
      </w:r>
    </w:p>
    <w:p w14:paraId="5D950469" w14:textId="77777777" w:rsidR="00D90B60" w:rsidRPr="004962B0" w:rsidRDefault="094368B2" w:rsidP="00961A36">
      <w:pPr>
        <w:keepNext/>
        <w:keepLines/>
        <w:spacing w:before="245" w:line="273"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13.6 </w:t>
      </w:r>
      <w:r w:rsidRPr="094368B2">
        <w:rPr>
          <w:rFonts w:ascii="Arial" w:eastAsia="Arial" w:hAnsi="Arial"/>
          <w:b/>
          <w:bCs/>
          <w:color w:val="000000" w:themeColor="text1"/>
          <w:sz w:val="24"/>
          <w:szCs w:val="24"/>
        </w:rPr>
        <w:t>Longstop Dates</w:t>
      </w:r>
    </w:p>
    <w:p w14:paraId="38D718F8" w14:textId="7DB5FB97" w:rsidR="00D90B60" w:rsidRPr="004962B0" w:rsidRDefault="00736E94" w:rsidP="00961A36">
      <w:pPr>
        <w:keepNext/>
        <w:keepLines/>
        <w:spacing w:line="275" w:lineRule="exact"/>
        <w:ind w:left="648" w:right="62"/>
        <w:jc w:val="both"/>
        <w:textAlignment w:val="baseline"/>
        <w:rPr>
          <w:rFonts w:ascii="Arial" w:eastAsia="Arial" w:hAnsi="Arial"/>
          <w:color w:val="000000"/>
          <w:spacing w:val="-2"/>
          <w:sz w:val="24"/>
          <w:szCs w:val="24"/>
        </w:rPr>
      </w:pPr>
      <w:proofErr w:type="gramStart"/>
      <w:r w:rsidRPr="2D24E174">
        <w:rPr>
          <w:rFonts w:ascii="Arial" w:eastAsia="Arial" w:hAnsi="Arial"/>
          <w:color w:val="000000"/>
          <w:spacing w:val="-2"/>
          <w:sz w:val="24"/>
          <w:szCs w:val="24"/>
        </w:rPr>
        <w:t xml:space="preserve">It is agreed that the Sponsor shall not be required to make payment for any amounts that the </w:t>
      </w:r>
      <w:r w:rsidR="00045A1D" w:rsidRPr="2D24E174">
        <w:rPr>
          <w:rFonts w:ascii="Arial" w:eastAsia="Arial" w:hAnsi="Arial"/>
          <w:color w:val="000000"/>
          <w:spacing w:val="-2"/>
          <w:sz w:val="24"/>
          <w:szCs w:val="24"/>
        </w:rPr>
        <w:t xml:space="preserve">Clinical </w:t>
      </w:r>
      <w:r w:rsidRPr="2D24E174">
        <w:rPr>
          <w:rFonts w:ascii="Arial" w:eastAsia="Arial" w:hAnsi="Arial"/>
          <w:color w:val="000000"/>
          <w:spacing w:val="-2"/>
          <w:sz w:val="24"/>
          <w:szCs w:val="24"/>
        </w:rPr>
        <w:t xml:space="preserve">Organisation fails to notify the </w:t>
      </w:r>
      <w:r w:rsidR="2D24E174" w:rsidRPr="2D24E174">
        <w:rPr>
          <w:rFonts w:ascii="Arial" w:eastAsia="Arial" w:hAnsi="Arial"/>
          <w:color w:val="000000" w:themeColor="text1"/>
          <w:sz w:val="24"/>
          <w:szCs w:val="24"/>
        </w:rPr>
        <w:t xml:space="preserve">Sponsor </w:t>
      </w:r>
      <w:r w:rsidRPr="2D24E174">
        <w:rPr>
          <w:rFonts w:ascii="Arial" w:eastAsia="Arial" w:hAnsi="Arial"/>
          <w:color w:val="000000"/>
          <w:spacing w:val="-2"/>
          <w:sz w:val="24"/>
          <w:szCs w:val="24"/>
        </w:rPr>
        <w:t>of within sixty (60) days of that Party providing the final invoicing information (if requested), in accordance with Clause 1</w:t>
      </w:r>
      <w:r w:rsidR="00A25579" w:rsidRPr="2D24E174">
        <w:rPr>
          <w:rFonts w:ascii="Arial" w:eastAsia="Arial" w:hAnsi="Arial"/>
          <w:color w:val="000000"/>
          <w:spacing w:val="-2"/>
          <w:sz w:val="24"/>
          <w:szCs w:val="24"/>
        </w:rPr>
        <w:t>3</w:t>
      </w:r>
      <w:r w:rsidRPr="2D24E174">
        <w:rPr>
          <w:rFonts w:ascii="Arial" w:eastAsia="Arial" w:hAnsi="Arial"/>
          <w:color w:val="000000"/>
          <w:spacing w:val="-2"/>
          <w:sz w:val="24"/>
          <w:szCs w:val="24"/>
        </w:rPr>
        <w:t>.5, or sixty (60) days from Site Trial Completion if invoicing information is not requested (“</w:t>
      </w:r>
      <w:r w:rsidRPr="2D24E174">
        <w:rPr>
          <w:rFonts w:ascii="Arial" w:eastAsia="Arial" w:hAnsi="Arial"/>
          <w:b/>
          <w:bCs/>
          <w:color w:val="000000"/>
          <w:spacing w:val="-2"/>
          <w:sz w:val="24"/>
          <w:szCs w:val="24"/>
        </w:rPr>
        <w:t>Longstop Dates</w:t>
      </w:r>
      <w:r w:rsidRPr="2D24E174">
        <w:rPr>
          <w:rFonts w:ascii="Arial" w:eastAsia="Arial" w:hAnsi="Arial"/>
          <w:color w:val="000000"/>
          <w:spacing w:val="-2"/>
          <w:sz w:val="24"/>
          <w:szCs w:val="24"/>
        </w:rPr>
        <w:t>”).</w:t>
      </w:r>
      <w:proofErr w:type="gramEnd"/>
      <w:r w:rsidRPr="2D24E174">
        <w:rPr>
          <w:rFonts w:ascii="Arial" w:eastAsia="Arial" w:hAnsi="Arial"/>
          <w:color w:val="000000"/>
          <w:spacing w:val="-2"/>
          <w:sz w:val="24"/>
          <w:szCs w:val="24"/>
        </w:rPr>
        <w:t xml:space="preserve"> For the avoidance of doubt, it is not an obligation for</w:t>
      </w:r>
      <w:r w:rsidR="00FB71E6">
        <w:rPr>
          <w:rFonts w:ascii="Arial" w:eastAsia="Arial" w:hAnsi="Arial"/>
          <w:color w:val="000000"/>
          <w:spacing w:val="-2"/>
          <w:sz w:val="24"/>
          <w:szCs w:val="24"/>
        </w:rPr>
        <w:t xml:space="preserve"> the Sponsor to pay invoices dated after the Longstop Date.</w:t>
      </w:r>
      <w:r w:rsidRPr="2D24E174">
        <w:rPr>
          <w:rFonts w:ascii="Arial" w:eastAsia="Arial" w:hAnsi="Arial"/>
          <w:color w:val="000000"/>
          <w:spacing w:val="-2"/>
          <w:sz w:val="24"/>
          <w:szCs w:val="24"/>
        </w:rPr>
        <w:t xml:space="preserve"> </w:t>
      </w:r>
    </w:p>
    <w:p w14:paraId="2EE5C05B" w14:textId="0F481B7F" w:rsidR="00B04463" w:rsidRPr="004962B0" w:rsidRDefault="094368B2" w:rsidP="2D24E174">
      <w:pPr>
        <w:spacing w:before="244" w:line="275"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13.7 The Sponsor will make payment to the Clinical Organisation of invoices within forty-five (45) days of the date of receipt of invoices (excluding disputed amounts, which will be resolved in good faith in a timely manner in accordance with Clause 20).</w:t>
      </w:r>
    </w:p>
    <w:p w14:paraId="3F1129DE" w14:textId="34402839" w:rsidR="00652435" w:rsidRPr="004962B0" w:rsidRDefault="094368B2" w:rsidP="2D24E174">
      <w:pPr>
        <w:spacing w:before="242"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13.8 Any delay in the payment of the payee invoices by the Sponsor will incur an interest charge on any undisputed amounts overdue of four (4) per cent per annum above the Bank of Ireland base rate prevailing on the date the payment is due.</w:t>
      </w:r>
    </w:p>
    <w:p w14:paraId="107FF614" w14:textId="77777777" w:rsidR="000B26E9" w:rsidRPr="004962B0" w:rsidRDefault="000B26E9" w:rsidP="094368B2">
      <w:pPr>
        <w:spacing w:line="276" w:lineRule="exact"/>
        <w:ind w:left="648" w:right="62" w:hanging="576"/>
        <w:jc w:val="both"/>
        <w:textAlignment w:val="baseline"/>
        <w:rPr>
          <w:rFonts w:ascii="Arial" w:eastAsia="Arial" w:hAnsi="Arial"/>
          <w:color w:val="000000"/>
          <w:sz w:val="24"/>
          <w:szCs w:val="24"/>
        </w:rPr>
      </w:pPr>
    </w:p>
    <w:p w14:paraId="18101B3C" w14:textId="16896F7E" w:rsidR="00D90B60" w:rsidRPr="004962B0" w:rsidRDefault="00460174" w:rsidP="094368B2">
      <w:pPr>
        <w:pStyle w:val="ListParagraph"/>
        <w:numPr>
          <w:ilvl w:val="0"/>
          <w:numId w:val="38"/>
        </w:numPr>
        <w:tabs>
          <w:tab w:val="left" w:pos="576"/>
          <w:tab w:val="left" w:pos="648"/>
        </w:tabs>
        <w:spacing w:line="366" w:lineRule="exact"/>
        <w:ind w:right="62"/>
        <w:jc w:val="both"/>
        <w:textAlignment w:val="baseline"/>
        <w:rPr>
          <w:rFonts w:ascii="Arial" w:eastAsia="Arial" w:hAnsi="Arial"/>
          <w:b/>
          <w:bCs/>
          <w:color w:val="002F86"/>
          <w:spacing w:val="-5"/>
          <w:sz w:val="32"/>
          <w:szCs w:val="32"/>
        </w:rPr>
      </w:pPr>
      <w:r w:rsidRPr="094368B2">
        <w:rPr>
          <w:rFonts w:ascii="Arial" w:eastAsia="Arial" w:hAnsi="Arial"/>
          <w:b/>
          <w:bCs/>
          <w:color w:val="002F86"/>
          <w:spacing w:val="-5"/>
          <w:sz w:val="32"/>
          <w:szCs w:val="32"/>
        </w:rPr>
        <w:t>Term</w:t>
      </w:r>
    </w:p>
    <w:p w14:paraId="3CF18897" w14:textId="77777777" w:rsidR="00D90B60" w:rsidRPr="004962B0" w:rsidRDefault="00736E94" w:rsidP="094368B2">
      <w:pPr>
        <w:spacing w:before="237" w:line="277" w:lineRule="exact"/>
        <w:ind w:left="648" w:right="62" w:hanging="576"/>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1</w:t>
      </w:r>
      <w:r w:rsidR="00E67BD8" w:rsidRPr="094368B2">
        <w:rPr>
          <w:rFonts w:ascii="Arial" w:eastAsia="Arial" w:hAnsi="Arial"/>
          <w:color w:val="000000"/>
          <w:spacing w:val="-1"/>
          <w:sz w:val="24"/>
          <w:szCs w:val="24"/>
        </w:rPr>
        <w:t>4</w:t>
      </w:r>
      <w:r w:rsidRPr="094368B2">
        <w:rPr>
          <w:rFonts w:ascii="Arial" w:eastAsia="Arial" w:hAnsi="Arial"/>
          <w:color w:val="000000"/>
          <w:spacing w:val="-1"/>
          <w:sz w:val="24"/>
          <w:szCs w:val="24"/>
        </w:rPr>
        <w:t>.1 This Agreement will commence on the Effective Date and shall remain in effect until Site Trial Completion or earlier termination in accordance with this Agreement.</w:t>
      </w:r>
    </w:p>
    <w:p w14:paraId="1911E0C0" w14:textId="77777777" w:rsidR="00D90B60" w:rsidRPr="004962B0" w:rsidRDefault="00736E94" w:rsidP="094368B2">
      <w:pPr>
        <w:pStyle w:val="ListParagraph"/>
        <w:numPr>
          <w:ilvl w:val="0"/>
          <w:numId w:val="38"/>
        </w:numPr>
        <w:tabs>
          <w:tab w:val="left" w:pos="576"/>
          <w:tab w:val="left" w:pos="648"/>
        </w:tabs>
        <w:spacing w:before="364" w:line="366" w:lineRule="exact"/>
        <w:ind w:right="62"/>
        <w:jc w:val="both"/>
        <w:textAlignment w:val="baseline"/>
        <w:rPr>
          <w:rFonts w:ascii="Arial" w:eastAsia="Arial" w:hAnsi="Arial"/>
          <w:b/>
          <w:bCs/>
          <w:color w:val="002F86"/>
          <w:spacing w:val="-1"/>
          <w:sz w:val="32"/>
          <w:szCs w:val="32"/>
        </w:rPr>
      </w:pPr>
      <w:r w:rsidRPr="094368B2">
        <w:rPr>
          <w:rFonts w:ascii="Arial" w:eastAsia="Arial" w:hAnsi="Arial"/>
          <w:b/>
          <w:bCs/>
          <w:color w:val="002F86"/>
          <w:spacing w:val="-1"/>
          <w:sz w:val="32"/>
          <w:szCs w:val="32"/>
        </w:rPr>
        <w:t>Termination</w:t>
      </w:r>
    </w:p>
    <w:p w14:paraId="5DE7DBB2" w14:textId="6E6D3054" w:rsidR="00D90B60" w:rsidRPr="004962B0" w:rsidRDefault="094368B2" w:rsidP="2D24E174">
      <w:pPr>
        <w:spacing w:before="237" w:line="277"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15.1 The Sponsor or the Clinical Organisation (the “</w:t>
      </w:r>
      <w:r w:rsidRPr="094368B2">
        <w:rPr>
          <w:rFonts w:ascii="Arial" w:eastAsia="Arial" w:hAnsi="Arial"/>
          <w:b/>
          <w:bCs/>
          <w:color w:val="000000" w:themeColor="text1"/>
          <w:sz w:val="24"/>
          <w:szCs w:val="24"/>
        </w:rPr>
        <w:t>Terminating Party</w:t>
      </w:r>
      <w:r w:rsidRPr="094368B2">
        <w:rPr>
          <w:rFonts w:ascii="Arial" w:eastAsia="Arial" w:hAnsi="Arial"/>
          <w:color w:val="000000" w:themeColor="text1"/>
          <w:sz w:val="24"/>
          <w:szCs w:val="24"/>
        </w:rPr>
        <w:t>”) may terminate this Agreement with immediate effect at any time if the other Party or the Principal Investigator (the “</w:t>
      </w:r>
      <w:r w:rsidRPr="094368B2">
        <w:rPr>
          <w:rFonts w:ascii="Arial" w:eastAsia="Arial" w:hAnsi="Arial"/>
          <w:b/>
          <w:bCs/>
          <w:color w:val="000000" w:themeColor="text1"/>
          <w:sz w:val="24"/>
          <w:szCs w:val="24"/>
        </w:rPr>
        <w:t>Defaulting Party</w:t>
      </w:r>
      <w:r w:rsidRPr="094368B2">
        <w:rPr>
          <w:rFonts w:ascii="Arial" w:eastAsia="Arial" w:hAnsi="Arial"/>
          <w:color w:val="000000" w:themeColor="text1"/>
          <w:sz w:val="24"/>
          <w:szCs w:val="24"/>
        </w:rPr>
        <w:t>”) is:</w:t>
      </w:r>
    </w:p>
    <w:p w14:paraId="22E4337A" w14:textId="77777777" w:rsidR="00D90B60" w:rsidRPr="004962B0" w:rsidRDefault="094368B2" w:rsidP="094368B2">
      <w:pPr>
        <w:spacing w:before="115" w:line="277" w:lineRule="exact"/>
        <w:ind w:left="1440" w:right="62" w:hanging="79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15.1.1 in breach of any of the Defaulting Party’s obligations hereunder (including a failure without just cause to meet a timeline set out in this Agreement or the Protocol) and fails to remedy such breach where it is capable of remedy within twenty-eight (28) calendar days of a written notice from the Terminating Party specifying the breach and requiring its remedy;</w:t>
      </w:r>
      <w:proofErr w:type="gramEnd"/>
    </w:p>
    <w:p w14:paraId="279793CE" w14:textId="77777777" w:rsidR="00D90B60" w:rsidRPr="004962B0" w:rsidRDefault="094368B2" w:rsidP="094368B2">
      <w:pPr>
        <w:spacing w:before="118" w:line="277"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15.1.2 declared insolvent or has an examiner or receiver appointed over all or any part of its assets or ceases or threatens to cease to carry on its business.</w:t>
      </w:r>
    </w:p>
    <w:p w14:paraId="7D0E206C" w14:textId="4F24916A" w:rsidR="00D90B60" w:rsidRPr="004962B0" w:rsidRDefault="00736E94" w:rsidP="2D24E174">
      <w:pPr>
        <w:spacing w:before="116" w:line="277" w:lineRule="exact"/>
        <w:ind w:left="648" w:right="62" w:hanging="576"/>
        <w:jc w:val="both"/>
        <w:textAlignment w:val="baseline"/>
        <w:rPr>
          <w:rFonts w:ascii="Arial" w:eastAsia="Arial" w:hAnsi="Arial"/>
          <w:color w:val="000000"/>
          <w:spacing w:val="2"/>
          <w:sz w:val="24"/>
          <w:szCs w:val="24"/>
        </w:rPr>
      </w:pPr>
      <w:r w:rsidRPr="2D24E174">
        <w:rPr>
          <w:rFonts w:ascii="Arial" w:eastAsia="Arial" w:hAnsi="Arial"/>
          <w:color w:val="000000"/>
          <w:spacing w:val="2"/>
          <w:sz w:val="24"/>
          <w:szCs w:val="24"/>
        </w:rPr>
        <w:t>1</w:t>
      </w:r>
      <w:r w:rsidR="004558CB" w:rsidRPr="2D24E174">
        <w:rPr>
          <w:rFonts w:ascii="Arial" w:eastAsia="Arial" w:hAnsi="Arial"/>
          <w:color w:val="000000"/>
          <w:spacing w:val="2"/>
          <w:sz w:val="24"/>
          <w:szCs w:val="24"/>
        </w:rPr>
        <w:t>5</w:t>
      </w:r>
      <w:r w:rsidRPr="2D24E174">
        <w:rPr>
          <w:rFonts w:ascii="Arial" w:eastAsia="Arial" w:hAnsi="Arial"/>
          <w:color w:val="000000"/>
          <w:spacing w:val="2"/>
          <w:sz w:val="24"/>
          <w:szCs w:val="24"/>
        </w:rPr>
        <w:t>.2 Any Party may terminate this Agreement on notice to the other Party with immediate effect if it is reasonably of the opinion that the Clinical Trial should cease in the interests of the health of Clinical Trial Subjects involved in the Clinical Trial.</w:t>
      </w:r>
    </w:p>
    <w:p w14:paraId="21FEC03A" w14:textId="77777777" w:rsidR="00D90B60" w:rsidRPr="004962B0" w:rsidRDefault="00736E94" w:rsidP="094368B2">
      <w:pPr>
        <w:spacing w:before="230" w:line="277" w:lineRule="exact"/>
        <w:ind w:left="648" w:right="62" w:hanging="576"/>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1</w:t>
      </w:r>
      <w:r w:rsidR="00817A24" w:rsidRPr="094368B2">
        <w:rPr>
          <w:rFonts w:ascii="Arial" w:eastAsia="Arial" w:hAnsi="Arial"/>
          <w:color w:val="000000"/>
          <w:spacing w:val="-1"/>
          <w:sz w:val="24"/>
          <w:szCs w:val="24"/>
        </w:rPr>
        <w:t>5</w:t>
      </w:r>
      <w:r w:rsidRPr="094368B2">
        <w:rPr>
          <w:rFonts w:ascii="Arial" w:eastAsia="Arial" w:hAnsi="Arial"/>
          <w:color w:val="000000"/>
          <w:spacing w:val="-1"/>
          <w:sz w:val="24"/>
          <w:szCs w:val="24"/>
        </w:rPr>
        <w:t xml:space="preserve">.3 The Sponsor may terminate this Agreement on notice to the </w:t>
      </w:r>
      <w:r w:rsidR="004558CB"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 xml:space="preserve">Organisation if the Principal Investigator is no longer able (for whatever reason) to act as Principal Investigator and no replacement mutually acceptable to the Parties can be found. </w:t>
      </w:r>
    </w:p>
    <w:p w14:paraId="4521479D" w14:textId="6C13C4A3" w:rsidR="00D90B60" w:rsidRPr="004962B0" w:rsidRDefault="094368B2" w:rsidP="2D24E174">
      <w:pPr>
        <w:spacing w:before="233" w:line="277"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15.4 The Sponsor may terminate this Agreement immediately upon notice in writing to the Clinical Organisation for reasons not falling within Clauses 15.1, 15.2 or 15.3 above. In all such circumstances, the Sponsor shall confer with the Principal Investigator </w:t>
      </w:r>
      <w:r w:rsidRPr="094368B2">
        <w:rPr>
          <w:rFonts w:ascii="Arial" w:eastAsia="Arial" w:hAnsi="Arial"/>
          <w:color w:val="000000" w:themeColor="text1"/>
          <w:sz w:val="24"/>
          <w:szCs w:val="24"/>
        </w:rPr>
        <w:lastRenderedPageBreak/>
        <w:t>and use its best endeavours to minimise any inconvenience or harm to Clinical Trial Subjects caused by the premature termination of the Clinical Trial.</w:t>
      </w:r>
    </w:p>
    <w:p w14:paraId="28C52402" w14:textId="4CB2B9EC" w:rsidR="00D90B60" w:rsidRPr="004962B0" w:rsidRDefault="094368B2" w:rsidP="2D24E174">
      <w:pPr>
        <w:spacing w:before="233" w:line="277" w:lineRule="exact"/>
        <w:ind w:left="648" w:right="62" w:hanging="576"/>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15.5 In the event of early termination of this Agreement by the Sponsor pursuant to Clauses 15.1, 15.2, 15.3 or Clause 15.4 and subject to an obligation on the Clinical Organisation and the Principal Investigator to mitigate any loss, the Sponsor shall pay all costs incurred and falling due for payment up to the date of termination, and also all non-cancellable expenditure falling due for payment after the date of termination that arises from commitments reasonably and necessarily incurred by the Clinical Organisation for the performance of the Clinical Trial prior to the date of termination, and agreed with the Sponsor.</w:t>
      </w:r>
      <w:proofErr w:type="gramEnd"/>
    </w:p>
    <w:p w14:paraId="2E032FA1" w14:textId="3BE39F7A" w:rsidR="00D90B60" w:rsidRPr="004962B0" w:rsidRDefault="00736E94" w:rsidP="094368B2">
      <w:pPr>
        <w:spacing w:before="238" w:line="277" w:lineRule="exact"/>
        <w:ind w:left="648" w:right="62" w:hanging="576"/>
        <w:jc w:val="both"/>
        <w:textAlignment w:val="baseline"/>
        <w:rPr>
          <w:rFonts w:ascii="Arial" w:eastAsia="Arial" w:hAnsi="Arial"/>
          <w:color w:val="000000"/>
          <w:spacing w:val="-1"/>
          <w:sz w:val="24"/>
          <w:szCs w:val="24"/>
        </w:rPr>
      </w:pPr>
      <w:proofErr w:type="gramStart"/>
      <w:r w:rsidRPr="094368B2">
        <w:rPr>
          <w:rFonts w:ascii="Arial" w:eastAsia="Arial" w:hAnsi="Arial"/>
          <w:color w:val="000000"/>
          <w:spacing w:val="-1"/>
          <w:sz w:val="24"/>
          <w:szCs w:val="24"/>
        </w:rPr>
        <w:t>1</w:t>
      </w:r>
      <w:r w:rsidR="00817A24" w:rsidRPr="094368B2">
        <w:rPr>
          <w:rFonts w:ascii="Arial" w:eastAsia="Arial" w:hAnsi="Arial"/>
          <w:color w:val="000000"/>
          <w:spacing w:val="-1"/>
          <w:sz w:val="24"/>
          <w:szCs w:val="24"/>
        </w:rPr>
        <w:t>5</w:t>
      </w:r>
      <w:r w:rsidRPr="094368B2">
        <w:rPr>
          <w:rFonts w:ascii="Arial" w:eastAsia="Arial" w:hAnsi="Arial"/>
          <w:color w:val="000000"/>
          <w:spacing w:val="-1"/>
          <w:sz w:val="24"/>
          <w:szCs w:val="24"/>
        </w:rPr>
        <w:t xml:space="preserve">.6 In the event of early termination, if payment (whether for salaries or otherwise) has been made by the Sponsor to the </w:t>
      </w:r>
      <w:r w:rsidR="004558CB" w:rsidRPr="094368B2">
        <w:rPr>
          <w:rFonts w:ascii="Arial" w:eastAsia="Arial" w:hAnsi="Arial"/>
          <w:color w:val="000000"/>
          <w:spacing w:val="-1"/>
          <w:sz w:val="24"/>
          <w:szCs w:val="24"/>
        </w:rPr>
        <w:t xml:space="preserve">Clinical </w:t>
      </w:r>
      <w:r w:rsidRPr="094368B2">
        <w:rPr>
          <w:rFonts w:ascii="Arial" w:eastAsia="Arial" w:hAnsi="Arial"/>
          <w:color w:val="000000"/>
          <w:spacing w:val="-1"/>
          <w:sz w:val="24"/>
          <w:szCs w:val="24"/>
        </w:rPr>
        <w:t>Organisation in advance for</w:t>
      </w:r>
      <w:r w:rsidR="00B04463" w:rsidRPr="094368B2">
        <w:rPr>
          <w:rFonts w:ascii="Arial" w:eastAsia="Arial" w:hAnsi="Arial"/>
          <w:color w:val="000000"/>
          <w:spacing w:val="-1"/>
          <w:sz w:val="24"/>
          <w:szCs w:val="24"/>
        </w:rPr>
        <w:t xml:space="preserve"> </w:t>
      </w:r>
      <w:r w:rsidRPr="094368B2">
        <w:rPr>
          <w:rFonts w:ascii="Arial" w:eastAsia="Arial" w:hAnsi="Arial"/>
          <w:color w:val="000000"/>
          <w:sz w:val="24"/>
          <w:szCs w:val="24"/>
        </w:rPr>
        <w:t>work not completed, such monies shall be applied to termination related costs,</w:t>
      </w:r>
      <w:r w:rsidR="00ED34E1" w:rsidRPr="094368B2">
        <w:rPr>
          <w:rFonts w:ascii="Arial" w:eastAsia="Arial" w:hAnsi="Arial"/>
          <w:color w:val="000000"/>
          <w:spacing w:val="-1"/>
          <w:sz w:val="24"/>
          <w:szCs w:val="24"/>
        </w:rPr>
        <w:t xml:space="preserve"> </w:t>
      </w:r>
      <w:r w:rsidR="00460174" w:rsidRPr="094368B2">
        <w:rPr>
          <w:rFonts w:ascii="Arial" w:eastAsia="Arial" w:hAnsi="Arial"/>
          <w:color w:val="000000"/>
          <w:sz w:val="24"/>
          <w:szCs w:val="24"/>
        </w:rPr>
        <w:t>agreed as per Clause 1</w:t>
      </w:r>
      <w:r w:rsidR="004558CB" w:rsidRPr="094368B2">
        <w:rPr>
          <w:rFonts w:ascii="Arial" w:eastAsia="Arial" w:hAnsi="Arial"/>
          <w:color w:val="000000"/>
          <w:sz w:val="24"/>
          <w:szCs w:val="24"/>
        </w:rPr>
        <w:t>5</w:t>
      </w:r>
      <w:r w:rsidR="00460174" w:rsidRPr="094368B2">
        <w:rPr>
          <w:rFonts w:ascii="Arial" w:eastAsia="Arial" w:hAnsi="Arial"/>
          <w:color w:val="000000"/>
          <w:sz w:val="24"/>
          <w:szCs w:val="24"/>
        </w:rPr>
        <w:t xml:space="preserve">.5, and the </w:t>
      </w:r>
      <w:r w:rsidR="004558CB" w:rsidRPr="094368B2">
        <w:rPr>
          <w:rFonts w:ascii="Arial" w:eastAsia="Arial" w:hAnsi="Arial"/>
          <w:color w:val="000000"/>
          <w:sz w:val="24"/>
          <w:szCs w:val="24"/>
        </w:rPr>
        <w:t xml:space="preserve">Clinical </w:t>
      </w:r>
      <w:r w:rsidR="00460174" w:rsidRPr="094368B2">
        <w:rPr>
          <w:rFonts w:ascii="Arial" w:eastAsia="Arial" w:hAnsi="Arial"/>
          <w:color w:val="000000"/>
          <w:sz w:val="24"/>
          <w:szCs w:val="24"/>
        </w:rPr>
        <w:t>Organisation shall issue a credit note and repay the remainder of the monies within forty-five (45) days of receipt of written notice from the Sponsor.</w:t>
      </w:r>
      <w:proofErr w:type="gramEnd"/>
    </w:p>
    <w:p w14:paraId="4B46F13B" w14:textId="45749906" w:rsidR="00D90B60" w:rsidRPr="004962B0" w:rsidRDefault="00736E94" w:rsidP="617CBBD5">
      <w:pPr>
        <w:spacing w:before="237" w:line="276" w:lineRule="exact"/>
        <w:ind w:left="648" w:right="62" w:hanging="576"/>
        <w:jc w:val="both"/>
        <w:textAlignment w:val="baseline"/>
        <w:rPr>
          <w:rFonts w:ascii="Arial" w:eastAsia="Arial" w:hAnsi="Arial"/>
          <w:color w:val="000000"/>
          <w:spacing w:val="-2"/>
          <w:sz w:val="24"/>
          <w:szCs w:val="24"/>
        </w:rPr>
      </w:pPr>
      <w:proofErr w:type="gramStart"/>
      <w:r w:rsidRPr="617CBBD5">
        <w:rPr>
          <w:rFonts w:ascii="Arial" w:eastAsia="Arial" w:hAnsi="Arial"/>
          <w:color w:val="000000"/>
          <w:spacing w:val="-2"/>
          <w:sz w:val="24"/>
          <w:szCs w:val="24"/>
        </w:rPr>
        <w:t>1</w:t>
      </w:r>
      <w:r w:rsidR="00817A24" w:rsidRPr="617CBBD5">
        <w:rPr>
          <w:rFonts w:ascii="Arial" w:eastAsia="Arial" w:hAnsi="Arial"/>
          <w:color w:val="000000"/>
          <w:spacing w:val="-2"/>
          <w:sz w:val="24"/>
          <w:szCs w:val="24"/>
        </w:rPr>
        <w:t>5</w:t>
      </w:r>
      <w:r w:rsidRPr="617CBBD5">
        <w:rPr>
          <w:rFonts w:ascii="Arial" w:eastAsia="Arial" w:hAnsi="Arial"/>
          <w:color w:val="000000"/>
          <w:spacing w:val="-2"/>
          <w:sz w:val="24"/>
          <w:szCs w:val="24"/>
        </w:rPr>
        <w:t xml:space="preserve">.7 At Site Trial Completion, the </w:t>
      </w:r>
      <w:r w:rsidR="004558CB" w:rsidRPr="617CBBD5">
        <w:rPr>
          <w:rFonts w:ascii="Arial" w:eastAsia="Arial" w:hAnsi="Arial"/>
          <w:color w:val="000000"/>
          <w:spacing w:val="-2"/>
          <w:sz w:val="24"/>
          <w:szCs w:val="24"/>
        </w:rPr>
        <w:t xml:space="preserve">Clinical </w:t>
      </w:r>
      <w:r w:rsidRPr="617CBBD5">
        <w:rPr>
          <w:rFonts w:ascii="Arial" w:eastAsia="Arial" w:hAnsi="Arial"/>
          <w:color w:val="000000"/>
          <w:spacing w:val="-2"/>
          <w:sz w:val="24"/>
          <w:szCs w:val="24"/>
        </w:rPr>
        <w:t xml:space="preserve">Organisation shall promptly deliver, and shall ensure that the Principal Investigator delivers, to the Sponsor </w:t>
      </w:r>
      <w:r w:rsidR="004558CB" w:rsidRPr="617CBBD5">
        <w:rPr>
          <w:rFonts w:ascii="Arial" w:eastAsia="Arial" w:hAnsi="Arial"/>
          <w:color w:val="000000"/>
          <w:spacing w:val="-2"/>
          <w:sz w:val="24"/>
          <w:szCs w:val="24"/>
        </w:rPr>
        <w:t xml:space="preserve"> </w:t>
      </w:r>
      <w:r w:rsidR="00FB71E6">
        <w:rPr>
          <w:rFonts w:ascii="Arial" w:eastAsia="Arial" w:hAnsi="Arial"/>
          <w:color w:val="000000"/>
          <w:spacing w:val="-2"/>
          <w:sz w:val="24"/>
          <w:szCs w:val="24"/>
        </w:rPr>
        <w:t xml:space="preserve">all Confidential Information </w:t>
      </w:r>
      <w:r w:rsidR="004558CB" w:rsidRPr="617CBBD5">
        <w:rPr>
          <w:rFonts w:ascii="Arial" w:eastAsia="Arial" w:hAnsi="Arial"/>
          <w:color w:val="000000"/>
          <w:spacing w:val="-2"/>
          <w:sz w:val="24"/>
          <w:szCs w:val="24"/>
        </w:rPr>
        <w:t xml:space="preserve">(which for the avoidance of doubt </w:t>
      </w:r>
      <w:r w:rsidR="00817A24" w:rsidRPr="617CBBD5">
        <w:rPr>
          <w:rFonts w:ascii="Arial" w:eastAsia="Arial" w:hAnsi="Arial"/>
          <w:color w:val="000000"/>
          <w:spacing w:val="-2"/>
          <w:sz w:val="24"/>
          <w:szCs w:val="24"/>
        </w:rPr>
        <w:t>shall not include Medical Records)</w:t>
      </w:r>
      <w:r w:rsidRPr="617CBBD5">
        <w:rPr>
          <w:rFonts w:ascii="Arial" w:eastAsia="Arial" w:hAnsi="Arial"/>
          <w:color w:val="000000"/>
          <w:spacing w:val="-2"/>
          <w:sz w:val="24"/>
          <w:szCs w:val="24"/>
        </w:rPr>
        <w:t xml:space="preserve"> and any other unused materials provided to the </w:t>
      </w:r>
      <w:r w:rsidR="00D433B9" w:rsidRPr="617CBBD5">
        <w:rPr>
          <w:rFonts w:ascii="Arial" w:eastAsia="Arial" w:hAnsi="Arial"/>
          <w:color w:val="000000"/>
          <w:spacing w:val="-2"/>
          <w:sz w:val="24"/>
          <w:szCs w:val="24"/>
        </w:rPr>
        <w:t xml:space="preserve">Clinical </w:t>
      </w:r>
      <w:r w:rsidRPr="617CBBD5">
        <w:rPr>
          <w:rFonts w:ascii="Arial" w:eastAsia="Arial" w:hAnsi="Arial"/>
          <w:color w:val="000000"/>
          <w:spacing w:val="-2"/>
          <w:sz w:val="24"/>
          <w:szCs w:val="24"/>
        </w:rPr>
        <w:t xml:space="preserve">Organisation and/or the Principal Investigator pursuant to this Agreement, excepting such Confidential Information and other information that forms the Investigator File, as per ICH-GCP 8.4, and other documents as agreed between </w:t>
      </w:r>
      <w:r w:rsidR="617CBBD5" w:rsidRPr="617CBBD5">
        <w:rPr>
          <w:rFonts w:ascii="Arial" w:eastAsia="Arial" w:hAnsi="Arial"/>
          <w:color w:val="000000" w:themeColor="text1"/>
          <w:sz w:val="24"/>
          <w:szCs w:val="24"/>
        </w:rPr>
        <w:t xml:space="preserve">the </w:t>
      </w:r>
      <w:r w:rsidR="00817A24" w:rsidRPr="617CBBD5">
        <w:rPr>
          <w:rFonts w:ascii="Arial" w:eastAsia="Arial" w:hAnsi="Arial"/>
          <w:color w:val="000000"/>
          <w:spacing w:val="-2"/>
          <w:sz w:val="24"/>
          <w:szCs w:val="24"/>
        </w:rPr>
        <w:t xml:space="preserve">Clinical </w:t>
      </w:r>
      <w:r w:rsidRPr="617CBBD5">
        <w:rPr>
          <w:rFonts w:ascii="Arial" w:eastAsia="Arial" w:hAnsi="Arial"/>
          <w:color w:val="000000"/>
          <w:spacing w:val="-2"/>
          <w:sz w:val="24"/>
          <w:szCs w:val="24"/>
        </w:rPr>
        <w:t xml:space="preserve">Organisation and </w:t>
      </w:r>
      <w:r w:rsidR="617CBBD5" w:rsidRPr="617CBBD5">
        <w:rPr>
          <w:rFonts w:ascii="Arial" w:eastAsia="Arial" w:hAnsi="Arial"/>
          <w:color w:val="000000" w:themeColor="text1"/>
          <w:sz w:val="24"/>
          <w:szCs w:val="24"/>
        </w:rPr>
        <w:t xml:space="preserve">the </w:t>
      </w:r>
      <w:r w:rsidRPr="617CBBD5">
        <w:rPr>
          <w:rFonts w:ascii="Arial" w:eastAsia="Arial" w:hAnsi="Arial"/>
          <w:color w:val="000000"/>
          <w:spacing w:val="-2"/>
          <w:sz w:val="24"/>
          <w:szCs w:val="24"/>
        </w:rPr>
        <w:t>Sponsor</w:t>
      </w:r>
      <w:r w:rsidR="005656EE">
        <w:rPr>
          <w:rFonts w:ascii="Arial" w:eastAsia="Arial" w:hAnsi="Arial"/>
          <w:color w:val="000000"/>
          <w:spacing w:val="-2"/>
          <w:sz w:val="24"/>
          <w:szCs w:val="24"/>
        </w:rPr>
        <w:t xml:space="preserve"> </w:t>
      </w:r>
      <w:r w:rsidRPr="617CBBD5">
        <w:rPr>
          <w:rFonts w:ascii="Arial" w:eastAsia="Arial" w:hAnsi="Arial"/>
          <w:color w:val="000000"/>
          <w:spacing w:val="-2"/>
          <w:sz w:val="24"/>
          <w:szCs w:val="24"/>
        </w:rPr>
        <w:t xml:space="preserve">or that are otherwise required by applicable legislation to be retained by the </w:t>
      </w:r>
      <w:r w:rsidR="00817A24" w:rsidRPr="617CBBD5">
        <w:rPr>
          <w:rFonts w:ascii="Arial" w:eastAsia="Arial" w:hAnsi="Arial"/>
          <w:color w:val="000000"/>
          <w:spacing w:val="-2"/>
          <w:sz w:val="24"/>
          <w:szCs w:val="24"/>
        </w:rPr>
        <w:t xml:space="preserve">Clinical </w:t>
      </w:r>
      <w:r w:rsidRPr="617CBBD5">
        <w:rPr>
          <w:rFonts w:ascii="Arial" w:eastAsia="Arial" w:hAnsi="Arial"/>
          <w:color w:val="000000"/>
          <w:spacing w:val="-2"/>
          <w:sz w:val="24"/>
          <w:szCs w:val="24"/>
        </w:rPr>
        <w:t xml:space="preserve">Organisation, which will be retained by the </w:t>
      </w:r>
      <w:r w:rsidR="00817A24" w:rsidRPr="617CBBD5">
        <w:rPr>
          <w:rFonts w:ascii="Arial" w:eastAsia="Arial" w:hAnsi="Arial"/>
          <w:color w:val="000000"/>
          <w:spacing w:val="-2"/>
          <w:sz w:val="24"/>
          <w:szCs w:val="24"/>
        </w:rPr>
        <w:t xml:space="preserve">Clinical </w:t>
      </w:r>
      <w:r w:rsidRPr="617CBBD5">
        <w:rPr>
          <w:rFonts w:ascii="Arial" w:eastAsia="Arial" w:hAnsi="Arial"/>
          <w:color w:val="000000"/>
          <w:spacing w:val="-2"/>
          <w:sz w:val="24"/>
          <w:szCs w:val="24"/>
        </w:rPr>
        <w:t>Organisation in accordance with 4.1</w:t>
      </w:r>
      <w:r w:rsidR="00D252D2" w:rsidRPr="617CBBD5">
        <w:rPr>
          <w:rFonts w:ascii="Arial" w:eastAsia="Arial" w:hAnsi="Arial"/>
          <w:color w:val="000000"/>
          <w:spacing w:val="-2"/>
          <w:sz w:val="24"/>
          <w:szCs w:val="24"/>
        </w:rPr>
        <w:t>4</w:t>
      </w:r>
      <w:r w:rsidRPr="617CBBD5">
        <w:rPr>
          <w:rFonts w:ascii="Arial" w:eastAsia="Arial" w:hAnsi="Arial"/>
          <w:color w:val="000000"/>
          <w:spacing w:val="-2"/>
          <w:sz w:val="24"/>
          <w:szCs w:val="24"/>
        </w:rPr>
        <w:t>.9.</w:t>
      </w:r>
      <w:proofErr w:type="gramEnd"/>
    </w:p>
    <w:p w14:paraId="7BA131AE" w14:textId="77777777" w:rsidR="00A51CFE" w:rsidRPr="004962B0" w:rsidRDefault="094368B2" w:rsidP="094368B2">
      <w:pPr>
        <w:spacing w:before="24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15.8 Termination of this Agreement will be without prejudice to the accrued rights and liabilities of the Parties under this Agreement.</w:t>
      </w:r>
    </w:p>
    <w:p w14:paraId="71FBEAD3" w14:textId="77777777" w:rsidR="00A51CFE" w:rsidRPr="00A51CFE" w:rsidRDefault="094368B2" w:rsidP="094368B2">
      <w:pPr>
        <w:pStyle w:val="ListParagraph"/>
        <w:numPr>
          <w:ilvl w:val="0"/>
          <w:numId w:val="38"/>
        </w:numPr>
        <w:spacing w:before="366" w:line="365" w:lineRule="exact"/>
        <w:ind w:right="62"/>
        <w:jc w:val="both"/>
        <w:textAlignment w:val="baseline"/>
        <w:rPr>
          <w:rFonts w:ascii="Arial" w:eastAsia="Arial" w:hAnsi="Arial"/>
          <w:b/>
          <w:bCs/>
          <w:color w:val="002F86"/>
          <w:sz w:val="32"/>
          <w:szCs w:val="32"/>
        </w:rPr>
      </w:pPr>
      <w:r w:rsidRPr="094368B2">
        <w:rPr>
          <w:rFonts w:ascii="Arial" w:eastAsia="Arial" w:hAnsi="Arial"/>
          <w:b/>
          <w:bCs/>
          <w:color w:val="002F86"/>
          <w:sz w:val="32"/>
          <w:szCs w:val="32"/>
        </w:rPr>
        <w:t>Relationship of the Parties</w:t>
      </w:r>
    </w:p>
    <w:p w14:paraId="686CA25A" w14:textId="77777777" w:rsidR="00A51CFE" w:rsidRPr="00A51CFE" w:rsidRDefault="00A51CFE" w:rsidP="094368B2">
      <w:pPr>
        <w:pStyle w:val="ListParagraph"/>
        <w:spacing w:before="366" w:line="365" w:lineRule="exact"/>
        <w:ind w:left="522" w:right="62"/>
        <w:jc w:val="both"/>
        <w:textAlignment w:val="baseline"/>
        <w:rPr>
          <w:rFonts w:ascii="Arial" w:eastAsia="Arial" w:hAnsi="Arial"/>
          <w:b/>
          <w:bCs/>
          <w:color w:val="002F86"/>
          <w:sz w:val="32"/>
          <w:szCs w:val="32"/>
        </w:rPr>
      </w:pPr>
    </w:p>
    <w:p w14:paraId="2A9D40B8" w14:textId="6372D88A" w:rsidR="00ED34E1" w:rsidRPr="004962B0" w:rsidRDefault="094368B2" w:rsidP="2D24E174">
      <w:pPr>
        <w:spacing w:line="276" w:lineRule="exact"/>
        <w:ind w:left="648" w:right="62" w:hanging="648"/>
        <w:contextualSpacing/>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 xml:space="preserve">16.1 </w:t>
      </w:r>
      <w:r w:rsidR="00736E94">
        <w:tab/>
      </w:r>
      <w:r w:rsidRPr="094368B2">
        <w:rPr>
          <w:rFonts w:ascii="Arial" w:eastAsia="Arial" w:hAnsi="Arial"/>
          <w:color w:val="000000" w:themeColor="text1"/>
          <w:sz w:val="24"/>
          <w:szCs w:val="24"/>
        </w:rPr>
        <w:t>No Party may assign its rights under this Agreement or any part thereof without the prior written consent of the other Party, such consent not to be unreasonably withheld or delayed, except the Sponsor may assign this Agreement at any time to a successor to all or substantially all of its business or assets to which this Agreement relates, whether by way of merger, consolidation, sale of stock, sale of assets, operation of law or otherwise, upon written notice to the Clinical Organisation.</w:t>
      </w:r>
      <w:proofErr w:type="gramEnd"/>
      <w:r w:rsidRPr="094368B2">
        <w:rPr>
          <w:rFonts w:ascii="Arial" w:eastAsia="Arial" w:hAnsi="Arial"/>
          <w:color w:val="000000" w:themeColor="text1"/>
          <w:sz w:val="24"/>
          <w:szCs w:val="24"/>
        </w:rPr>
        <w:t xml:space="preserve"> The Sponsor shall inform the Clinical Organisation in good time in writing about the aforementioned assignment/assignation. The Clinical Organisation may not sub-contract the performance of all or any of its obligations under this Agreement without the prior written consent of the Sponsor, such consent not to be unreasonably </w:t>
      </w:r>
      <w:proofErr w:type="gramStart"/>
      <w:r w:rsidRPr="094368B2">
        <w:rPr>
          <w:rFonts w:ascii="Arial" w:eastAsia="Arial" w:hAnsi="Arial"/>
          <w:color w:val="000000" w:themeColor="text1"/>
          <w:sz w:val="24"/>
          <w:szCs w:val="24"/>
        </w:rPr>
        <w:t>withheld</w:t>
      </w:r>
      <w:proofErr w:type="gramEnd"/>
      <w:r w:rsidRPr="094368B2">
        <w:rPr>
          <w:rFonts w:ascii="Arial" w:eastAsia="Arial" w:hAnsi="Arial"/>
          <w:color w:val="000000" w:themeColor="text1"/>
          <w:sz w:val="24"/>
          <w:szCs w:val="24"/>
        </w:rPr>
        <w:t xml:space="preserve"> or delayed. In the event that any Party sub-contracts its responsibilities under this Agreement, it shall be responsible for the acts and omissions of its sub-contractors as though they were its own. Any Party </w:t>
      </w:r>
      <w:proofErr w:type="gramStart"/>
      <w:r w:rsidRPr="094368B2">
        <w:rPr>
          <w:rFonts w:ascii="Arial" w:eastAsia="Arial" w:hAnsi="Arial"/>
          <w:color w:val="000000" w:themeColor="text1"/>
          <w:sz w:val="24"/>
          <w:szCs w:val="24"/>
        </w:rPr>
        <w:t>who</w:t>
      </w:r>
      <w:proofErr w:type="gramEnd"/>
      <w:r w:rsidRPr="094368B2">
        <w:rPr>
          <w:rFonts w:ascii="Arial" w:eastAsia="Arial" w:hAnsi="Arial"/>
          <w:color w:val="000000" w:themeColor="text1"/>
          <w:sz w:val="24"/>
          <w:szCs w:val="24"/>
        </w:rPr>
        <w:t xml:space="preserve"> so sub-contracts shall be responsible for pass-through of payments to its subcontractors.</w:t>
      </w:r>
    </w:p>
    <w:p w14:paraId="6DC8AD81" w14:textId="5EAB82D3" w:rsidR="00D90B60" w:rsidRPr="004962B0" w:rsidRDefault="094368B2" w:rsidP="2D24E174">
      <w:pPr>
        <w:spacing w:before="237"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16.2 Nothing in this Agreement </w:t>
      </w:r>
      <w:proofErr w:type="gramStart"/>
      <w:r w:rsidRPr="094368B2">
        <w:rPr>
          <w:rFonts w:ascii="Arial" w:eastAsia="Arial" w:hAnsi="Arial"/>
          <w:color w:val="000000" w:themeColor="text1"/>
          <w:sz w:val="24"/>
          <w:szCs w:val="24"/>
        </w:rPr>
        <w:t>shall be construed</w:t>
      </w:r>
      <w:proofErr w:type="gramEnd"/>
      <w:r w:rsidRPr="094368B2">
        <w:rPr>
          <w:rFonts w:ascii="Arial" w:eastAsia="Arial" w:hAnsi="Arial"/>
          <w:color w:val="000000" w:themeColor="text1"/>
          <w:sz w:val="24"/>
          <w:szCs w:val="24"/>
        </w:rPr>
        <w:t xml:space="preserve"> as creating a joint venture, partnership, contract of employment or relationship of principal and agent between the Parties.</w:t>
      </w:r>
    </w:p>
    <w:p w14:paraId="46B525D3" w14:textId="77777777" w:rsidR="00D90B60" w:rsidRPr="004962B0" w:rsidRDefault="094368B2" w:rsidP="008F71F3">
      <w:pPr>
        <w:keepNext/>
        <w:spacing w:before="366" w:line="365" w:lineRule="exact"/>
        <w:ind w:left="74" w:right="62"/>
        <w:jc w:val="both"/>
        <w:textAlignment w:val="baseline"/>
        <w:rPr>
          <w:rFonts w:ascii="Arial" w:eastAsia="Arial" w:hAnsi="Arial"/>
          <w:b/>
          <w:bCs/>
          <w:color w:val="002F86"/>
          <w:sz w:val="32"/>
          <w:szCs w:val="32"/>
        </w:rPr>
      </w:pPr>
      <w:r w:rsidRPr="094368B2">
        <w:rPr>
          <w:rFonts w:ascii="Arial" w:eastAsia="Arial" w:hAnsi="Arial"/>
          <w:b/>
          <w:bCs/>
          <w:color w:val="002F86"/>
          <w:sz w:val="32"/>
          <w:szCs w:val="32"/>
        </w:rPr>
        <w:lastRenderedPageBreak/>
        <w:t>17. Agreement and Modification</w:t>
      </w:r>
    </w:p>
    <w:p w14:paraId="2E78E226" w14:textId="77777777" w:rsidR="00D90B60" w:rsidRPr="004962B0" w:rsidRDefault="094368B2" w:rsidP="094368B2">
      <w:pPr>
        <w:spacing w:before="241" w:line="274"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17.1 </w:t>
      </w:r>
      <w:r w:rsidRPr="094368B2">
        <w:rPr>
          <w:rFonts w:ascii="Arial" w:eastAsia="Arial" w:hAnsi="Arial"/>
          <w:b/>
          <w:bCs/>
          <w:color w:val="000000" w:themeColor="text1"/>
          <w:sz w:val="24"/>
          <w:szCs w:val="24"/>
        </w:rPr>
        <w:t>Order of Precedence</w:t>
      </w:r>
    </w:p>
    <w:p w14:paraId="6E88A51E" w14:textId="77777777" w:rsidR="00D90B60" w:rsidRPr="004962B0" w:rsidRDefault="094368B2" w:rsidP="094368B2">
      <w:pPr>
        <w:spacing w:before="2" w:line="275"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Should there be any inconsistency between the Protocol and the terms of this Agreement, or any other document incorporated herein, the terms of the Protocol shall prevail to the extent of any inconsistency except insofar as the inconsistency relates to Clauses 5, 6, 7, 8, 9, 11, 12 and 17 of this Agreement.</w:t>
      </w:r>
    </w:p>
    <w:p w14:paraId="0B335D86" w14:textId="77777777" w:rsidR="00D90B60" w:rsidRPr="004962B0" w:rsidRDefault="094368B2" w:rsidP="094368B2">
      <w:pPr>
        <w:spacing w:before="244" w:line="274"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17.2 Any change in the terms of this Agreement shall be valid only if the change </w:t>
      </w:r>
      <w:proofErr w:type="gramStart"/>
      <w:r w:rsidRPr="094368B2">
        <w:rPr>
          <w:rFonts w:ascii="Arial" w:eastAsia="Arial" w:hAnsi="Arial"/>
          <w:color w:val="000000" w:themeColor="text1"/>
          <w:sz w:val="24"/>
          <w:szCs w:val="24"/>
        </w:rPr>
        <w:t>is made in writing, agreed and signed by the Parties</w:t>
      </w:r>
      <w:proofErr w:type="gramEnd"/>
      <w:r w:rsidRPr="094368B2">
        <w:rPr>
          <w:rFonts w:ascii="Arial" w:eastAsia="Arial" w:hAnsi="Arial"/>
          <w:color w:val="000000" w:themeColor="text1"/>
          <w:sz w:val="24"/>
          <w:szCs w:val="24"/>
        </w:rPr>
        <w:t>.</w:t>
      </w:r>
    </w:p>
    <w:p w14:paraId="4C978744" w14:textId="77777777" w:rsidR="00D90B60" w:rsidRPr="004962B0" w:rsidRDefault="094368B2" w:rsidP="094368B2">
      <w:pPr>
        <w:spacing w:before="244" w:line="274"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17.3 Any amendment to the Protocol (“</w:t>
      </w:r>
      <w:r w:rsidRPr="094368B2">
        <w:rPr>
          <w:rFonts w:ascii="Arial" w:eastAsia="Arial" w:hAnsi="Arial"/>
          <w:b/>
          <w:bCs/>
          <w:color w:val="000000" w:themeColor="text1"/>
          <w:sz w:val="24"/>
          <w:szCs w:val="24"/>
        </w:rPr>
        <w:t>Protocol Amendment</w:t>
      </w:r>
      <w:r w:rsidRPr="094368B2">
        <w:rPr>
          <w:rFonts w:ascii="Arial" w:eastAsia="Arial" w:hAnsi="Arial"/>
          <w:color w:val="000000" w:themeColor="text1"/>
          <w:sz w:val="24"/>
          <w:szCs w:val="24"/>
        </w:rPr>
        <w:t xml:space="preserve">”) </w:t>
      </w:r>
      <w:proofErr w:type="gramStart"/>
      <w:r w:rsidRPr="094368B2">
        <w:rPr>
          <w:rFonts w:ascii="Arial" w:eastAsia="Arial" w:hAnsi="Arial"/>
          <w:color w:val="000000" w:themeColor="text1"/>
          <w:sz w:val="24"/>
          <w:szCs w:val="24"/>
        </w:rPr>
        <w:t>shall be managed</w:t>
      </w:r>
      <w:proofErr w:type="gramEnd"/>
      <w:r w:rsidRPr="094368B2">
        <w:rPr>
          <w:rFonts w:ascii="Arial" w:eastAsia="Arial" w:hAnsi="Arial"/>
          <w:color w:val="000000" w:themeColor="text1"/>
          <w:sz w:val="24"/>
          <w:szCs w:val="24"/>
        </w:rPr>
        <w:t xml:space="preserve"> by means of the change control procedure set out in this Clause.</w:t>
      </w:r>
    </w:p>
    <w:p w14:paraId="6C2D0E46" w14:textId="77777777" w:rsidR="00D90B60" w:rsidRPr="004962B0" w:rsidRDefault="094368B2" w:rsidP="094368B2">
      <w:pPr>
        <w:spacing w:before="244" w:line="274"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17.3.1 For the purposes of this Agreement, a “</w:t>
      </w:r>
      <w:r w:rsidRPr="094368B2">
        <w:rPr>
          <w:rFonts w:ascii="Arial" w:eastAsia="Arial" w:hAnsi="Arial"/>
          <w:b/>
          <w:bCs/>
          <w:color w:val="000000" w:themeColor="text1"/>
          <w:sz w:val="24"/>
          <w:szCs w:val="24"/>
        </w:rPr>
        <w:t>change request</w:t>
      </w:r>
      <w:r w:rsidRPr="094368B2">
        <w:rPr>
          <w:rFonts w:ascii="Arial" w:eastAsia="Arial" w:hAnsi="Arial"/>
          <w:color w:val="000000" w:themeColor="text1"/>
          <w:sz w:val="24"/>
          <w:szCs w:val="24"/>
        </w:rPr>
        <w:t>” is a request to change the obligations of the Parties arising from a Protocol Amendment.</w:t>
      </w:r>
    </w:p>
    <w:p w14:paraId="178973B7" w14:textId="77777777" w:rsidR="00D90B60" w:rsidRPr="004962B0" w:rsidRDefault="094368B2" w:rsidP="617CBBD5">
      <w:pPr>
        <w:spacing w:before="122" w:line="276"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17.3.2 Where the Sponsor originates a change request, the Clinical Organisation shall provide the Sponsor within fourteen (14) days of receiving the change request, details of the impact that the proposed Protocol Amendment will have upon the costs of carrying out the Clinical Trial and the other terms of this Agreement.</w:t>
      </w:r>
    </w:p>
    <w:p w14:paraId="0F28F6B2" w14:textId="77777777" w:rsidR="00D90B60" w:rsidRPr="004962B0" w:rsidRDefault="094368B2" w:rsidP="094368B2">
      <w:pPr>
        <w:spacing w:before="120" w:line="276" w:lineRule="exact"/>
        <w:ind w:left="1440" w:right="62" w:hanging="79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17.3.3 A change request shall become a “</w:t>
      </w:r>
      <w:r w:rsidRPr="094368B2">
        <w:rPr>
          <w:rFonts w:ascii="Arial" w:eastAsia="Arial" w:hAnsi="Arial"/>
          <w:b/>
          <w:bCs/>
          <w:color w:val="000000" w:themeColor="text1"/>
          <w:sz w:val="24"/>
          <w:szCs w:val="24"/>
        </w:rPr>
        <w:t>change order</w:t>
      </w:r>
      <w:r w:rsidRPr="094368B2">
        <w:rPr>
          <w:rFonts w:ascii="Arial" w:eastAsia="Arial" w:hAnsi="Arial"/>
          <w:color w:val="000000" w:themeColor="text1"/>
          <w:sz w:val="24"/>
          <w:szCs w:val="24"/>
        </w:rPr>
        <w:t xml:space="preserve">” </w:t>
      </w:r>
      <w:proofErr w:type="gramStart"/>
      <w:r w:rsidRPr="094368B2">
        <w:rPr>
          <w:rFonts w:ascii="Arial" w:eastAsia="Arial" w:hAnsi="Arial"/>
          <w:color w:val="000000" w:themeColor="text1"/>
          <w:sz w:val="24"/>
          <w:szCs w:val="24"/>
        </w:rPr>
        <w:t>when the requirements of the change control procedure have been satisfied and any necessary change to this Agreement is signed by the authorised representatives of all Parties</w:t>
      </w:r>
      <w:proofErr w:type="gramEnd"/>
      <w:r w:rsidRPr="094368B2">
        <w:rPr>
          <w:rFonts w:ascii="Arial" w:eastAsia="Arial" w:hAnsi="Arial"/>
          <w:color w:val="000000" w:themeColor="text1"/>
          <w:sz w:val="24"/>
          <w:szCs w:val="24"/>
        </w:rPr>
        <w:t>.</w:t>
      </w:r>
    </w:p>
    <w:p w14:paraId="318CBB85" w14:textId="77777777" w:rsidR="00396F79" w:rsidRDefault="094368B2" w:rsidP="094368B2">
      <w:pPr>
        <w:spacing w:before="116" w:line="278" w:lineRule="exact"/>
        <w:ind w:left="1440" w:right="62" w:hanging="792"/>
        <w:jc w:val="both"/>
        <w:textAlignment w:val="baseline"/>
        <w:rPr>
          <w:rFonts w:ascii="Arial" w:eastAsia="Arial" w:hAnsi="Arial"/>
          <w:color w:val="000000"/>
          <w:spacing w:val="-1"/>
          <w:sz w:val="24"/>
          <w:szCs w:val="24"/>
        </w:rPr>
      </w:pPr>
      <w:r w:rsidRPr="094368B2">
        <w:rPr>
          <w:rFonts w:ascii="Arial" w:eastAsia="Arial" w:hAnsi="Arial"/>
          <w:color w:val="000000" w:themeColor="text1"/>
          <w:sz w:val="24"/>
          <w:szCs w:val="24"/>
        </w:rPr>
        <w:t xml:space="preserve">17.3.4 An amended financial appendix </w:t>
      </w:r>
      <w:proofErr w:type="gramStart"/>
      <w:r w:rsidRPr="094368B2">
        <w:rPr>
          <w:rFonts w:ascii="Arial" w:eastAsia="Arial" w:hAnsi="Arial"/>
          <w:color w:val="000000" w:themeColor="text1"/>
          <w:sz w:val="24"/>
          <w:szCs w:val="24"/>
        </w:rPr>
        <w:t>shall be signed and appended to this Agreement according to Clause 13.2 above</w:t>
      </w:r>
      <w:proofErr w:type="gramEnd"/>
      <w:r w:rsidRPr="094368B2">
        <w:rPr>
          <w:rFonts w:ascii="Arial" w:eastAsia="Arial" w:hAnsi="Arial"/>
          <w:color w:val="000000" w:themeColor="text1"/>
          <w:sz w:val="24"/>
          <w:szCs w:val="24"/>
        </w:rPr>
        <w:t>.</w:t>
      </w:r>
    </w:p>
    <w:p w14:paraId="25010B11" w14:textId="764E5A81" w:rsidR="005F62C9" w:rsidRPr="004962B0" w:rsidRDefault="00736E94" w:rsidP="008F71F3">
      <w:pPr>
        <w:spacing w:before="116" w:line="278" w:lineRule="exact"/>
        <w:ind w:left="709" w:right="62" w:hanging="567"/>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1</w:t>
      </w:r>
      <w:r w:rsidR="00A86555" w:rsidRPr="094368B2">
        <w:rPr>
          <w:rFonts w:ascii="Arial" w:eastAsia="Arial" w:hAnsi="Arial"/>
          <w:color w:val="000000"/>
          <w:spacing w:val="-1"/>
          <w:sz w:val="24"/>
          <w:szCs w:val="24"/>
        </w:rPr>
        <w:t>7</w:t>
      </w:r>
      <w:r w:rsidR="00460174" w:rsidRPr="094368B2">
        <w:rPr>
          <w:rFonts w:ascii="Arial" w:eastAsia="Arial" w:hAnsi="Arial"/>
          <w:color w:val="000000"/>
          <w:spacing w:val="-1"/>
          <w:sz w:val="24"/>
          <w:szCs w:val="24"/>
        </w:rPr>
        <w:t>.4</w:t>
      </w:r>
      <w:r w:rsidR="00E17D5C">
        <w:rPr>
          <w:rFonts w:ascii="Arial" w:eastAsia="Arial" w:hAnsi="Arial"/>
          <w:color w:val="000000"/>
          <w:spacing w:val="-1"/>
          <w:sz w:val="24"/>
          <w:szCs w:val="24"/>
        </w:rPr>
        <w:tab/>
      </w:r>
      <w:r w:rsidR="00460174" w:rsidRPr="094368B2">
        <w:rPr>
          <w:rFonts w:ascii="Arial" w:eastAsia="Arial" w:hAnsi="Arial"/>
          <w:color w:val="000000"/>
          <w:spacing w:val="-1"/>
          <w:sz w:val="24"/>
          <w:szCs w:val="24"/>
        </w:rPr>
        <w:t>This Agreement contains the entire understanding between the Parties and supersedes all other agreements</w:t>
      </w:r>
      <w:r w:rsidR="005656EE" w:rsidRPr="094368B2">
        <w:rPr>
          <w:rFonts w:ascii="Arial" w:eastAsia="Arial" w:hAnsi="Arial"/>
          <w:color w:val="000000"/>
          <w:spacing w:val="-1"/>
          <w:sz w:val="24"/>
          <w:szCs w:val="24"/>
        </w:rPr>
        <w:t xml:space="preserve">, </w:t>
      </w:r>
      <w:r w:rsidR="00460174" w:rsidRPr="094368B2">
        <w:rPr>
          <w:rFonts w:ascii="Arial" w:eastAsia="Arial" w:hAnsi="Arial"/>
          <w:color w:val="000000"/>
          <w:spacing w:val="-1"/>
          <w:sz w:val="24"/>
          <w:szCs w:val="24"/>
        </w:rPr>
        <w:t>negotiations, representations and undertakings, whether written or oral, of prior date between the Parties relating to the Clinical Trial that is the subject of this Agreement.</w:t>
      </w:r>
    </w:p>
    <w:p w14:paraId="22F1F0F8" w14:textId="77777777" w:rsidR="00D90B60" w:rsidRPr="004962B0" w:rsidRDefault="00736E94" w:rsidP="094368B2">
      <w:pPr>
        <w:pStyle w:val="ListParagraph"/>
        <w:numPr>
          <w:ilvl w:val="0"/>
          <w:numId w:val="39"/>
        </w:numPr>
        <w:tabs>
          <w:tab w:val="left" w:pos="576"/>
          <w:tab w:val="left" w:pos="648"/>
        </w:tabs>
        <w:spacing w:before="365" w:line="365" w:lineRule="exact"/>
        <w:ind w:right="62"/>
        <w:jc w:val="both"/>
        <w:textAlignment w:val="baseline"/>
        <w:rPr>
          <w:rFonts w:ascii="Arial" w:eastAsia="Arial" w:hAnsi="Arial"/>
          <w:b/>
          <w:bCs/>
          <w:color w:val="002F86"/>
          <w:spacing w:val="-1"/>
          <w:sz w:val="32"/>
          <w:szCs w:val="32"/>
        </w:rPr>
      </w:pPr>
      <w:r w:rsidRPr="094368B2">
        <w:rPr>
          <w:rFonts w:ascii="Arial" w:eastAsia="Arial" w:hAnsi="Arial"/>
          <w:b/>
          <w:bCs/>
          <w:color w:val="002F86"/>
          <w:spacing w:val="-1"/>
          <w:sz w:val="32"/>
          <w:szCs w:val="32"/>
        </w:rPr>
        <w:t xml:space="preserve"> Force Majeure</w:t>
      </w:r>
    </w:p>
    <w:p w14:paraId="36B61B5B" w14:textId="4CE15FC2" w:rsidR="00D90B60" w:rsidRPr="004962B0" w:rsidRDefault="094368B2">
      <w:pPr>
        <w:spacing w:before="237" w:line="276" w:lineRule="exact"/>
        <w:ind w:left="648" w:right="62" w:hanging="576"/>
        <w:jc w:val="both"/>
        <w:rPr>
          <w:rFonts w:ascii="Arial" w:eastAsia="Arial" w:hAnsi="Arial"/>
          <w:color w:val="000000" w:themeColor="text1"/>
          <w:sz w:val="24"/>
          <w:szCs w:val="24"/>
        </w:rPr>
      </w:pPr>
      <w:r w:rsidRPr="094368B2">
        <w:rPr>
          <w:rFonts w:ascii="Arial" w:eastAsia="Arial" w:hAnsi="Arial"/>
          <w:color w:val="000000" w:themeColor="text1"/>
          <w:sz w:val="24"/>
          <w:szCs w:val="24"/>
        </w:rPr>
        <w:t>18.1 Neither Party shall be liable to the other Party or shall be in default of its obligations hereunder if such default is the result of war, hostilities, terrorist activity, revolution, civil commotion, strike, pandemic, epidemic, accident, fire, wind, flood or because of any act of God or other cause beyond the reasonable control of the Party affected. The Party affected by such circumstances shall promptly notify the other Party in writing when such circumstances cause a delay or failure in performance (“</w:t>
      </w:r>
      <w:r w:rsidRPr="094368B2">
        <w:rPr>
          <w:rFonts w:ascii="Arial" w:eastAsia="Arial" w:hAnsi="Arial"/>
          <w:b/>
          <w:bCs/>
          <w:color w:val="000000" w:themeColor="text1"/>
          <w:sz w:val="24"/>
          <w:szCs w:val="24"/>
        </w:rPr>
        <w:t>a Delay</w:t>
      </w:r>
      <w:r w:rsidRPr="094368B2">
        <w:rPr>
          <w:rFonts w:ascii="Arial" w:eastAsia="Arial" w:hAnsi="Arial"/>
          <w:color w:val="000000" w:themeColor="text1"/>
          <w:sz w:val="24"/>
          <w:szCs w:val="24"/>
        </w:rPr>
        <w:t>”) and when they cease to do so. In the event of a Delay lasting for four (4) weeks or more, the non-affected Party shall have the right to terminate this Agreement immediately by notice in writing to the other Party.</w:t>
      </w:r>
    </w:p>
    <w:p w14:paraId="034453EB" w14:textId="77777777" w:rsidR="00D90B60" w:rsidRPr="004962B0" w:rsidRDefault="00736E94" w:rsidP="094368B2">
      <w:pPr>
        <w:pStyle w:val="ListParagraph"/>
        <w:numPr>
          <w:ilvl w:val="0"/>
          <w:numId w:val="39"/>
        </w:numPr>
        <w:tabs>
          <w:tab w:val="left" w:pos="576"/>
          <w:tab w:val="left" w:pos="648"/>
        </w:tabs>
        <w:spacing w:before="365" w:line="365" w:lineRule="exact"/>
        <w:ind w:right="62"/>
        <w:jc w:val="both"/>
        <w:textAlignment w:val="baseline"/>
        <w:rPr>
          <w:rFonts w:ascii="Arial" w:eastAsia="Arial" w:hAnsi="Arial"/>
          <w:b/>
          <w:bCs/>
          <w:color w:val="002F86"/>
          <w:spacing w:val="-2"/>
          <w:sz w:val="32"/>
          <w:szCs w:val="32"/>
        </w:rPr>
      </w:pPr>
      <w:r w:rsidRPr="094368B2">
        <w:rPr>
          <w:rFonts w:ascii="Arial" w:eastAsia="Arial" w:hAnsi="Arial"/>
          <w:b/>
          <w:bCs/>
          <w:color w:val="002F86"/>
          <w:spacing w:val="-2"/>
          <w:sz w:val="32"/>
          <w:szCs w:val="32"/>
        </w:rPr>
        <w:t>Notices</w:t>
      </w:r>
    </w:p>
    <w:p w14:paraId="6F541A63" w14:textId="414FFF20" w:rsidR="00D90B60" w:rsidRPr="004962B0" w:rsidRDefault="00736E94" w:rsidP="2D24E174">
      <w:pPr>
        <w:spacing w:before="237" w:line="276" w:lineRule="exact"/>
        <w:ind w:left="648" w:right="62" w:hanging="576"/>
        <w:jc w:val="both"/>
        <w:textAlignment w:val="baseline"/>
        <w:rPr>
          <w:rFonts w:ascii="Arial" w:eastAsia="Arial" w:hAnsi="Arial"/>
          <w:color w:val="000000"/>
          <w:spacing w:val="1"/>
          <w:sz w:val="24"/>
          <w:szCs w:val="24"/>
        </w:rPr>
      </w:pPr>
      <w:proofErr w:type="gramStart"/>
      <w:r w:rsidRPr="2D24E174">
        <w:rPr>
          <w:rFonts w:ascii="Arial" w:eastAsia="Arial" w:hAnsi="Arial"/>
          <w:color w:val="000000"/>
          <w:spacing w:val="1"/>
          <w:sz w:val="24"/>
          <w:szCs w:val="24"/>
        </w:rPr>
        <w:t>1</w:t>
      </w:r>
      <w:r w:rsidR="00870BA8" w:rsidRPr="2D24E174">
        <w:rPr>
          <w:rFonts w:ascii="Arial" w:eastAsia="Arial" w:hAnsi="Arial"/>
          <w:color w:val="000000"/>
          <w:spacing w:val="1"/>
          <w:sz w:val="24"/>
          <w:szCs w:val="24"/>
        </w:rPr>
        <w:t>9</w:t>
      </w:r>
      <w:r w:rsidRPr="2D24E174">
        <w:rPr>
          <w:rFonts w:ascii="Arial" w:eastAsia="Arial" w:hAnsi="Arial"/>
          <w:color w:val="000000"/>
          <w:spacing w:val="1"/>
          <w:sz w:val="24"/>
          <w:szCs w:val="24"/>
        </w:rPr>
        <w:t xml:space="preserve">.1 </w:t>
      </w:r>
      <w:r w:rsidR="00E17D5C">
        <w:rPr>
          <w:rFonts w:ascii="Arial" w:eastAsia="Arial" w:hAnsi="Arial"/>
          <w:color w:val="000000"/>
          <w:spacing w:val="1"/>
          <w:sz w:val="24"/>
          <w:szCs w:val="24"/>
        </w:rPr>
        <w:t xml:space="preserve"> </w:t>
      </w:r>
      <w:r w:rsidRPr="2D24E174">
        <w:rPr>
          <w:rFonts w:ascii="Arial" w:eastAsia="Arial" w:hAnsi="Arial"/>
          <w:color w:val="000000"/>
          <w:spacing w:val="1"/>
          <w:sz w:val="24"/>
          <w:szCs w:val="24"/>
        </w:rPr>
        <w:t xml:space="preserve">Any notice required to be given by any Party shall be in writing quoting the date of the Agreement and shall be delivered by hand or sent by registered post or by email to the contact persons listed below, as per the contact details listed below, or such </w:t>
      </w:r>
      <w:r w:rsidRPr="2D24E174">
        <w:rPr>
          <w:rFonts w:ascii="Arial" w:eastAsia="Arial" w:hAnsi="Arial"/>
          <w:color w:val="000000"/>
          <w:spacing w:val="1"/>
          <w:sz w:val="24"/>
          <w:szCs w:val="24"/>
        </w:rPr>
        <w:lastRenderedPageBreak/>
        <w:t>other person as one Party may inform the other Party in writing from time to time</w:t>
      </w:r>
      <w:r w:rsidR="00A90164" w:rsidRPr="2D24E174">
        <w:rPr>
          <w:rFonts w:ascii="Arial" w:eastAsia="Arial" w:hAnsi="Arial"/>
          <w:color w:val="000000"/>
          <w:spacing w:val="1"/>
          <w:sz w:val="24"/>
          <w:szCs w:val="24"/>
        </w:rPr>
        <w:t xml:space="preserve"> or such other address or email address as may be notified in writing by that Party from time to time for this purpose</w:t>
      </w:r>
      <w:r w:rsidRPr="2D24E174">
        <w:rPr>
          <w:rFonts w:ascii="Arial" w:eastAsia="Arial" w:hAnsi="Arial"/>
          <w:color w:val="000000"/>
          <w:spacing w:val="1"/>
          <w:sz w:val="24"/>
          <w:szCs w:val="24"/>
        </w:rPr>
        <w:t>.</w:t>
      </w:r>
      <w:proofErr w:type="gramEnd"/>
    </w:p>
    <w:p w14:paraId="088534C4" w14:textId="77777777" w:rsidR="00D90B60" w:rsidRPr="004962B0" w:rsidRDefault="094368B2" w:rsidP="094368B2">
      <w:pPr>
        <w:spacing w:before="243" w:line="276"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19.1.1 A notice </w:t>
      </w:r>
      <w:proofErr w:type="gramStart"/>
      <w:r w:rsidRPr="094368B2">
        <w:rPr>
          <w:rFonts w:ascii="Arial" w:eastAsia="Arial" w:hAnsi="Arial"/>
          <w:color w:val="000000" w:themeColor="text1"/>
          <w:sz w:val="24"/>
          <w:szCs w:val="24"/>
        </w:rPr>
        <w:t>shall be treated</w:t>
      </w:r>
      <w:proofErr w:type="gramEnd"/>
      <w:r w:rsidRPr="094368B2">
        <w:rPr>
          <w:rFonts w:ascii="Arial" w:eastAsia="Arial" w:hAnsi="Arial"/>
          <w:color w:val="000000" w:themeColor="text1"/>
          <w:sz w:val="24"/>
          <w:szCs w:val="24"/>
        </w:rPr>
        <w:t xml:space="preserve"> as having been received:</w:t>
      </w:r>
    </w:p>
    <w:p w14:paraId="794603DD" w14:textId="77777777" w:rsidR="00D90B60" w:rsidRPr="004962B0" w:rsidRDefault="094368B2" w:rsidP="094368B2">
      <w:pPr>
        <w:numPr>
          <w:ilvl w:val="0"/>
          <w:numId w:val="20"/>
        </w:numPr>
        <w:tabs>
          <w:tab w:val="clear" w:pos="432"/>
          <w:tab w:val="left" w:pos="1944"/>
        </w:tabs>
        <w:spacing w:before="117" w:line="276"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if delivered by hand within normal business hours when so delivered, or if delivered by hand outside normal business hours, at the next start of normal business hours. For the avoidance of doubt, a notice shall be deemed to have been received when delivered to the address of the other Party, irrespective of whether any individual addressee has received the notice pursuant to an organisation’s internal postal arrangements; or</w:t>
      </w:r>
    </w:p>
    <w:p w14:paraId="0E0F2C20" w14:textId="77777777" w:rsidR="00D90B60" w:rsidRPr="004962B0" w:rsidRDefault="094368B2" w:rsidP="094368B2">
      <w:pPr>
        <w:numPr>
          <w:ilvl w:val="0"/>
          <w:numId w:val="20"/>
        </w:numPr>
        <w:tabs>
          <w:tab w:val="clear" w:pos="432"/>
          <w:tab w:val="left" w:pos="1944"/>
        </w:tabs>
        <w:spacing w:before="118" w:line="276" w:lineRule="exact"/>
        <w:ind w:left="1944" w:right="62" w:hanging="43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if sent by registered post on a normal business day, at 9.00am on the second business day subsequent to the day of posting or, if the notice was not posted on a business day, at 9.00am on the third business day subsequent to the day of posting. For the avoidance of doubt, a notice shall be deemed to have been received when delivered to the address of the other Party, irrespective of whether any individual addressee has received the notice pursuant to an organisation’s internal postal arrangements day, at 9.00am on the third business day subsequent to the day of posting; or</w:t>
      </w:r>
    </w:p>
    <w:p w14:paraId="313D5E48" w14:textId="3FE6FBB8" w:rsidR="00961A36" w:rsidRPr="00961A36" w:rsidRDefault="094368B2" w:rsidP="00961A36">
      <w:pPr>
        <w:numPr>
          <w:ilvl w:val="0"/>
          <w:numId w:val="20"/>
        </w:numPr>
        <w:tabs>
          <w:tab w:val="clear" w:pos="432"/>
          <w:tab w:val="left" w:pos="1944"/>
        </w:tabs>
        <w:spacing w:before="122" w:line="276" w:lineRule="exact"/>
        <w:ind w:left="1945" w:right="62" w:hanging="431"/>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if</w:t>
      </w:r>
      <w:proofErr w:type="gramEnd"/>
      <w:r w:rsidRPr="094368B2">
        <w:rPr>
          <w:rFonts w:ascii="Arial" w:eastAsia="Arial" w:hAnsi="Arial"/>
          <w:color w:val="000000" w:themeColor="text1"/>
          <w:sz w:val="24"/>
          <w:szCs w:val="24"/>
        </w:rPr>
        <w:t xml:space="preserve"> sent by email, if sent within normal business hours when so sent or, if sent outside normal business hours at the next start of the normal business hours provided the sender has either received an electronic confirmation of delivery or has telephoned the recipient and confirmed with the recipient that the email has been received.</w:t>
      </w:r>
    </w:p>
    <w:p w14:paraId="1B29E06E" w14:textId="110495AB" w:rsidR="00D90B60" w:rsidRPr="00961A36" w:rsidRDefault="00460174" w:rsidP="094368B2">
      <w:pPr>
        <w:spacing w:before="745" w:line="276" w:lineRule="exact"/>
        <w:ind w:right="62"/>
        <w:jc w:val="both"/>
        <w:textAlignment w:val="baseline"/>
        <w:rPr>
          <w:rFonts w:ascii="Arial" w:eastAsia="Arial" w:hAnsi="Arial"/>
          <w:color w:val="000000"/>
          <w:sz w:val="24"/>
          <w:szCs w:val="24"/>
        </w:rPr>
      </w:pPr>
      <w:r w:rsidRPr="00961A36">
        <w:rPr>
          <w:rFonts w:ascii="Arial" w:eastAsia="Arial" w:hAnsi="Arial"/>
          <w:color w:val="000000"/>
          <w:sz w:val="24"/>
          <w:szCs w:val="24"/>
        </w:rPr>
        <w:t>1</w:t>
      </w:r>
      <w:r w:rsidR="00870BA8" w:rsidRPr="00961A36">
        <w:rPr>
          <w:rFonts w:ascii="Arial" w:eastAsia="Arial" w:hAnsi="Arial"/>
          <w:color w:val="000000"/>
          <w:sz w:val="24"/>
          <w:szCs w:val="24"/>
        </w:rPr>
        <w:t>9</w:t>
      </w:r>
      <w:r w:rsidRPr="00961A36">
        <w:rPr>
          <w:rFonts w:ascii="Arial" w:eastAsia="Arial" w:hAnsi="Arial"/>
          <w:color w:val="000000"/>
          <w:sz w:val="24"/>
          <w:szCs w:val="24"/>
        </w:rPr>
        <w:t xml:space="preserve">.2 Notices to the Sponsor </w:t>
      </w:r>
      <w:proofErr w:type="gramStart"/>
      <w:r w:rsidRPr="00961A36">
        <w:rPr>
          <w:rFonts w:ascii="Arial" w:eastAsia="Arial" w:hAnsi="Arial"/>
          <w:color w:val="000000"/>
          <w:sz w:val="24"/>
          <w:szCs w:val="24"/>
        </w:rPr>
        <w:t>shall be addressed</w:t>
      </w:r>
      <w:proofErr w:type="gramEnd"/>
      <w:r w:rsidRPr="00961A36">
        <w:rPr>
          <w:rFonts w:ascii="Arial" w:eastAsia="Arial" w:hAnsi="Arial"/>
          <w:color w:val="000000"/>
          <w:sz w:val="24"/>
          <w:szCs w:val="24"/>
        </w:rPr>
        <w:t xml:space="preserve"> to:</w:t>
      </w:r>
    </w:p>
    <w:p w14:paraId="309399A1" w14:textId="77777777" w:rsidR="00D90B60" w:rsidRPr="00961A36" w:rsidRDefault="094368B2" w:rsidP="094368B2">
      <w:pPr>
        <w:spacing w:before="6" w:line="276" w:lineRule="exact"/>
        <w:ind w:left="648" w:right="62"/>
        <w:jc w:val="both"/>
        <w:textAlignment w:val="baseline"/>
        <w:rPr>
          <w:rFonts w:ascii="Arial" w:eastAsia="Arial" w:hAnsi="Arial"/>
          <w:b/>
          <w:bCs/>
          <w:color w:val="000000"/>
          <w:sz w:val="24"/>
          <w:szCs w:val="24"/>
          <w:highlight w:val="yellow"/>
        </w:rPr>
      </w:pPr>
      <w:r w:rsidRPr="094368B2">
        <w:rPr>
          <w:rFonts w:ascii="Arial" w:eastAsia="Arial" w:hAnsi="Arial"/>
          <w:color w:val="000000" w:themeColor="text1"/>
          <w:sz w:val="24"/>
          <w:szCs w:val="24"/>
          <w:highlight w:val="yellow"/>
        </w:rPr>
        <w:t>[</w:t>
      </w:r>
      <w:r w:rsidRPr="00961A36">
        <w:rPr>
          <w:rFonts w:ascii="Arial" w:eastAsia="Arial" w:hAnsi="Arial"/>
          <w:b/>
          <w:bCs/>
          <w:color w:val="000000" w:themeColor="text1"/>
          <w:sz w:val="24"/>
          <w:szCs w:val="24"/>
          <w:highlight w:val="yellow"/>
        </w:rPr>
        <w:t>INSERT CONTACT NAME &amp; ADDRESS – INCLUDE E-MAIL ADDRESS AS</w:t>
      </w:r>
    </w:p>
    <w:p w14:paraId="1020FBF3" w14:textId="2A65F7CA" w:rsidR="008F71F3" w:rsidRPr="008F71F3" w:rsidRDefault="00736E94" w:rsidP="008F71F3">
      <w:pPr>
        <w:spacing w:line="275" w:lineRule="exact"/>
        <w:ind w:left="648" w:right="62"/>
        <w:jc w:val="both"/>
        <w:textAlignment w:val="baseline"/>
        <w:rPr>
          <w:rFonts w:ascii="Arial" w:eastAsia="Arial" w:hAnsi="Arial"/>
          <w:b/>
          <w:bCs/>
          <w:color w:val="000000"/>
          <w:spacing w:val="-1"/>
          <w:sz w:val="24"/>
          <w:szCs w:val="24"/>
          <w:highlight w:val="yellow"/>
        </w:rPr>
      </w:pPr>
      <w:r w:rsidRPr="00961A36">
        <w:rPr>
          <w:rFonts w:ascii="Arial" w:eastAsia="Arial" w:hAnsi="Arial"/>
          <w:b/>
          <w:bCs/>
          <w:color w:val="000000"/>
          <w:spacing w:val="-1"/>
          <w:sz w:val="24"/>
          <w:szCs w:val="24"/>
          <w:highlight w:val="yellow"/>
        </w:rPr>
        <w:t>APPLICABLE</w:t>
      </w:r>
      <w:r w:rsidR="008F71F3" w:rsidRPr="617CBBD5">
        <w:rPr>
          <w:rFonts w:ascii="Arial" w:eastAsia="Arial" w:hAnsi="Arial"/>
          <w:b/>
          <w:bCs/>
          <w:color w:val="000000" w:themeColor="text1"/>
          <w:sz w:val="24"/>
          <w:szCs w:val="24"/>
          <w:highlight w:val="yellow"/>
        </w:rPr>
        <w:t xml:space="preserve"> IN THE BOX BELOW</w:t>
      </w:r>
      <w:r w:rsidR="008F71F3" w:rsidRPr="617CBBD5">
        <w:rPr>
          <w:rFonts w:ascii="Arial" w:eastAsia="Arial" w:hAnsi="Arial"/>
          <w:color w:val="000000"/>
          <w:spacing w:val="-1"/>
          <w:sz w:val="24"/>
          <w:szCs w:val="24"/>
          <w:highlight w:val="yellow"/>
        </w:rPr>
        <w:t>]</w:t>
      </w:r>
    </w:p>
    <w:tbl>
      <w:tblPr>
        <w:tblStyle w:val="TableGrid"/>
        <w:tblW w:w="0" w:type="auto"/>
        <w:tblInd w:w="607" w:type="dxa"/>
        <w:tblLook w:val="04A0" w:firstRow="1" w:lastRow="0" w:firstColumn="1" w:lastColumn="0" w:noHBand="0" w:noVBand="1"/>
      </w:tblPr>
      <w:tblGrid>
        <w:gridCol w:w="4377"/>
        <w:gridCol w:w="4328"/>
      </w:tblGrid>
      <w:tr w:rsidR="008F71F3" w14:paraId="485DA6D4" w14:textId="77777777" w:rsidTr="00B81400">
        <w:tc>
          <w:tcPr>
            <w:tcW w:w="4377" w:type="dxa"/>
          </w:tcPr>
          <w:p w14:paraId="5C6E5E36" w14:textId="4665BB2E" w:rsidR="008F71F3" w:rsidRPr="00506431" w:rsidRDefault="008F71F3" w:rsidP="00B81400">
            <w:pPr>
              <w:tabs>
                <w:tab w:val="left" w:pos="567"/>
                <w:tab w:val="left" w:pos="1418"/>
                <w:tab w:val="left" w:pos="1843"/>
                <w:tab w:val="left" w:pos="2886"/>
              </w:tabs>
              <w:ind w:right="62"/>
              <w:contextualSpacing/>
              <w:jc w:val="both"/>
              <w:rPr>
                <w:rFonts w:ascii="Arial" w:hAnsi="Arial" w:cs="Arial"/>
                <w:sz w:val="24"/>
                <w:szCs w:val="24"/>
                <w:highlight w:val="yellow"/>
              </w:rPr>
            </w:pPr>
            <w:r>
              <w:rPr>
                <w:rFonts w:ascii="Arial" w:hAnsi="Arial" w:cs="Arial"/>
                <w:sz w:val="24"/>
                <w:szCs w:val="24"/>
                <w:highlight w:val="yellow"/>
              </w:rPr>
              <w:t xml:space="preserve">Contact </w:t>
            </w:r>
            <w:r w:rsidRPr="094368B2">
              <w:rPr>
                <w:rFonts w:ascii="Arial" w:hAnsi="Arial" w:cs="Arial"/>
                <w:sz w:val="24"/>
                <w:szCs w:val="24"/>
                <w:highlight w:val="yellow"/>
              </w:rPr>
              <w:t>Name:</w:t>
            </w:r>
          </w:p>
          <w:p w14:paraId="11211BA8" w14:textId="78885E9A" w:rsidR="008F71F3" w:rsidRPr="00506431" w:rsidRDefault="008F71F3" w:rsidP="00B81400">
            <w:pPr>
              <w:tabs>
                <w:tab w:val="left" w:pos="567"/>
                <w:tab w:val="left" w:pos="1418"/>
                <w:tab w:val="left" w:pos="1843"/>
                <w:tab w:val="left" w:pos="2886"/>
              </w:tabs>
              <w:ind w:right="62"/>
              <w:contextualSpacing/>
              <w:jc w:val="both"/>
              <w:rPr>
                <w:rFonts w:ascii="Arial" w:hAnsi="Arial" w:cs="Arial"/>
                <w:sz w:val="24"/>
                <w:szCs w:val="24"/>
                <w:highlight w:val="yellow"/>
              </w:rPr>
            </w:pPr>
            <w:r>
              <w:rPr>
                <w:rFonts w:ascii="Arial" w:hAnsi="Arial" w:cs="Arial"/>
                <w:sz w:val="24"/>
                <w:szCs w:val="24"/>
                <w:highlight w:val="yellow"/>
              </w:rPr>
              <w:t>Contact</w:t>
            </w:r>
            <w:r w:rsidRPr="094368B2">
              <w:rPr>
                <w:rFonts w:ascii="Arial" w:hAnsi="Arial" w:cs="Arial"/>
                <w:sz w:val="24"/>
                <w:szCs w:val="24"/>
                <w:highlight w:val="yellow"/>
              </w:rPr>
              <w:t xml:space="preserve"> Address: </w:t>
            </w:r>
          </w:p>
          <w:p w14:paraId="3E2EADEF" w14:textId="77777777" w:rsidR="008F71F3" w:rsidRPr="00506431" w:rsidRDefault="008F71F3" w:rsidP="00B81400">
            <w:pPr>
              <w:tabs>
                <w:tab w:val="left" w:pos="567"/>
                <w:tab w:val="left" w:pos="1418"/>
                <w:tab w:val="left" w:pos="1843"/>
                <w:tab w:val="left" w:pos="2886"/>
              </w:tabs>
              <w:ind w:right="62"/>
              <w:contextualSpacing/>
              <w:jc w:val="both"/>
              <w:rPr>
                <w:rFonts w:ascii="Arial" w:hAnsi="Arial" w:cs="Arial"/>
                <w:sz w:val="24"/>
                <w:szCs w:val="24"/>
                <w:highlight w:val="yellow"/>
              </w:rPr>
            </w:pPr>
            <w:r w:rsidRPr="094368B2">
              <w:rPr>
                <w:rFonts w:ascii="Arial" w:hAnsi="Arial" w:cs="Arial"/>
                <w:sz w:val="24"/>
                <w:szCs w:val="24"/>
                <w:highlight w:val="yellow"/>
              </w:rPr>
              <w:t xml:space="preserve">Email: </w:t>
            </w:r>
          </w:p>
          <w:p w14:paraId="1FD3829E" w14:textId="77777777" w:rsidR="008F71F3" w:rsidRPr="004962B0" w:rsidRDefault="008F71F3" w:rsidP="00B81400">
            <w:pPr>
              <w:tabs>
                <w:tab w:val="left" w:pos="567"/>
                <w:tab w:val="left" w:pos="1418"/>
                <w:tab w:val="left" w:pos="1843"/>
                <w:tab w:val="left" w:pos="2886"/>
              </w:tabs>
              <w:ind w:right="62"/>
              <w:contextualSpacing/>
              <w:jc w:val="both"/>
              <w:rPr>
                <w:rFonts w:ascii="Arial" w:hAnsi="Arial" w:cs="Arial"/>
                <w:sz w:val="24"/>
                <w:szCs w:val="24"/>
              </w:rPr>
            </w:pPr>
            <w:r w:rsidRPr="094368B2">
              <w:rPr>
                <w:rFonts w:ascii="Arial" w:hAnsi="Arial" w:cs="Arial"/>
                <w:sz w:val="24"/>
                <w:szCs w:val="24"/>
                <w:highlight w:val="yellow"/>
              </w:rPr>
              <w:t>Tel:</w:t>
            </w:r>
          </w:p>
          <w:p w14:paraId="1046A43E" w14:textId="77777777" w:rsidR="008F71F3" w:rsidRPr="004962B0" w:rsidRDefault="008F71F3" w:rsidP="00B81400">
            <w:pPr>
              <w:tabs>
                <w:tab w:val="left" w:pos="567"/>
                <w:tab w:val="left" w:pos="1418"/>
                <w:tab w:val="left" w:pos="1843"/>
                <w:tab w:val="left" w:pos="2886"/>
              </w:tabs>
              <w:ind w:right="62"/>
              <w:contextualSpacing/>
              <w:jc w:val="both"/>
              <w:rPr>
                <w:rFonts w:ascii="Arial" w:hAnsi="Arial" w:cs="Arial"/>
                <w:sz w:val="24"/>
                <w:szCs w:val="24"/>
              </w:rPr>
            </w:pPr>
          </w:p>
          <w:p w14:paraId="0117A4E3" w14:textId="77777777" w:rsidR="008F71F3" w:rsidRPr="004962B0" w:rsidRDefault="008F71F3" w:rsidP="00B81400">
            <w:pPr>
              <w:tabs>
                <w:tab w:val="left" w:pos="567"/>
                <w:tab w:val="left" w:pos="1418"/>
                <w:tab w:val="left" w:pos="1843"/>
                <w:tab w:val="left" w:pos="2886"/>
              </w:tabs>
              <w:ind w:right="62"/>
              <w:contextualSpacing/>
              <w:jc w:val="both"/>
              <w:rPr>
                <w:rFonts w:ascii="Arial" w:eastAsiaTheme="majorEastAsia" w:hAnsi="Arial" w:cs="Arial"/>
                <w:sz w:val="24"/>
                <w:szCs w:val="24"/>
              </w:rPr>
            </w:pPr>
          </w:p>
        </w:tc>
        <w:tc>
          <w:tcPr>
            <w:tcW w:w="4328" w:type="dxa"/>
          </w:tcPr>
          <w:p w14:paraId="5AD21432" w14:textId="22A239C6" w:rsidR="008F71F3" w:rsidRPr="004962B0" w:rsidRDefault="008F71F3" w:rsidP="00B81400">
            <w:pPr>
              <w:tabs>
                <w:tab w:val="left" w:pos="567"/>
                <w:tab w:val="left" w:pos="1418"/>
                <w:tab w:val="left" w:pos="1843"/>
              </w:tabs>
              <w:ind w:right="62"/>
              <w:jc w:val="both"/>
              <w:rPr>
                <w:rFonts w:ascii="Arial" w:eastAsiaTheme="majorEastAsia" w:hAnsi="Arial" w:cs="Arial"/>
                <w:sz w:val="24"/>
                <w:szCs w:val="24"/>
                <w:highlight w:val="yellow"/>
              </w:rPr>
            </w:pPr>
          </w:p>
        </w:tc>
      </w:tr>
    </w:tbl>
    <w:p w14:paraId="3165569B" w14:textId="77777777" w:rsidR="008F71F3" w:rsidRPr="00961A36" w:rsidRDefault="008F71F3" w:rsidP="094368B2">
      <w:pPr>
        <w:spacing w:line="275" w:lineRule="exact"/>
        <w:ind w:left="648" w:right="62"/>
        <w:jc w:val="both"/>
        <w:textAlignment w:val="baseline"/>
        <w:rPr>
          <w:rFonts w:ascii="Arial" w:eastAsia="Arial" w:hAnsi="Arial"/>
          <w:b/>
          <w:bCs/>
          <w:color w:val="000000"/>
          <w:spacing w:val="-1"/>
          <w:sz w:val="24"/>
          <w:szCs w:val="24"/>
          <w:highlight w:val="yellow"/>
        </w:rPr>
      </w:pPr>
    </w:p>
    <w:p w14:paraId="348E1CF1" w14:textId="77777777" w:rsidR="00D90B60" w:rsidRPr="00961A36" w:rsidRDefault="094368B2" w:rsidP="094368B2">
      <w:pPr>
        <w:spacing w:before="243" w:line="276" w:lineRule="exact"/>
        <w:ind w:left="72" w:right="62"/>
        <w:jc w:val="both"/>
        <w:textAlignment w:val="baseline"/>
        <w:rPr>
          <w:rFonts w:ascii="Arial" w:eastAsia="Arial" w:hAnsi="Arial"/>
          <w:color w:val="000000"/>
          <w:sz w:val="24"/>
          <w:szCs w:val="24"/>
        </w:rPr>
      </w:pPr>
      <w:r w:rsidRPr="00961A36">
        <w:rPr>
          <w:rFonts w:ascii="Arial" w:eastAsia="Arial" w:hAnsi="Arial"/>
          <w:color w:val="000000" w:themeColor="text1"/>
          <w:sz w:val="24"/>
          <w:szCs w:val="24"/>
        </w:rPr>
        <w:t xml:space="preserve">19.3 Notices to the Clinical Organisation </w:t>
      </w:r>
      <w:proofErr w:type="gramStart"/>
      <w:r w:rsidRPr="00961A36">
        <w:rPr>
          <w:rFonts w:ascii="Arial" w:eastAsia="Arial" w:hAnsi="Arial"/>
          <w:color w:val="000000" w:themeColor="text1"/>
          <w:sz w:val="24"/>
          <w:szCs w:val="24"/>
        </w:rPr>
        <w:t>shall be addressed</w:t>
      </w:r>
      <w:proofErr w:type="gramEnd"/>
      <w:r w:rsidRPr="00961A36">
        <w:rPr>
          <w:rFonts w:ascii="Arial" w:eastAsia="Arial" w:hAnsi="Arial"/>
          <w:color w:val="000000" w:themeColor="text1"/>
          <w:sz w:val="24"/>
          <w:szCs w:val="24"/>
        </w:rPr>
        <w:t xml:space="preserve"> to:</w:t>
      </w:r>
    </w:p>
    <w:p w14:paraId="4AF9245D" w14:textId="77777777" w:rsidR="002F5A49" w:rsidRDefault="00736E94" w:rsidP="617CBBD5">
      <w:pPr>
        <w:spacing w:before="1" w:line="276" w:lineRule="exact"/>
        <w:ind w:left="648" w:right="62"/>
        <w:jc w:val="both"/>
        <w:textAlignment w:val="baseline"/>
        <w:rPr>
          <w:rFonts w:ascii="Arial" w:eastAsia="Arial" w:hAnsi="Arial"/>
          <w:color w:val="000000"/>
          <w:spacing w:val="-1"/>
          <w:sz w:val="24"/>
          <w:szCs w:val="24"/>
        </w:rPr>
      </w:pPr>
      <w:r w:rsidRPr="617CBBD5">
        <w:rPr>
          <w:rFonts w:ascii="Arial" w:eastAsia="Arial" w:hAnsi="Arial"/>
          <w:color w:val="000000"/>
          <w:sz w:val="24"/>
          <w:szCs w:val="24"/>
          <w:highlight w:val="yellow"/>
        </w:rPr>
        <w:t>[</w:t>
      </w:r>
      <w:r w:rsidR="617CBBD5" w:rsidRPr="617CBBD5">
        <w:rPr>
          <w:rFonts w:ascii="Arial" w:eastAsia="Arial" w:hAnsi="Arial"/>
          <w:b/>
          <w:bCs/>
          <w:color w:val="000000" w:themeColor="text1"/>
          <w:sz w:val="24"/>
          <w:szCs w:val="24"/>
          <w:highlight w:val="yellow"/>
        </w:rPr>
        <w:t>INSERT DETAILS IN THE BOX BELOW</w:t>
      </w:r>
      <w:r w:rsidRPr="617CBBD5">
        <w:rPr>
          <w:rFonts w:ascii="Arial" w:eastAsia="Arial" w:hAnsi="Arial"/>
          <w:color w:val="000000"/>
          <w:spacing w:val="-1"/>
          <w:sz w:val="24"/>
          <w:szCs w:val="24"/>
          <w:highlight w:val="yellow"/>
        </w:rPr>
        <w:t>]</w:t>
      </w:r>
    </w:p>
    <w:tbl>
      <w:tblPr>
        <w:tblStyle w:val="TableGrid"/>
        <w:tblW w:w="0" w:type="auto"/>
        <w:tblInd w:w="607" w:type="dxa"/>
        <w:tblLook w:val="04A0" w:firstRow="1" w:lastRow="0" w:firstColumn="1" w:lastColumn="0" w:noHBand="0" w:noVBand="1"/>
      </w:tblPr>
      <w:tblGrid>
        <w:gridCol w:w="4377"/>
        <w:gridCol w:w="4328"/>
      </w:tblGrid>
      <w:tr w:rsidR="00501200" w14:paraId="16664003" w14:textId="77777777" w:rsidTr="094368B2">
        <w:tc>
          <w:tcPr>
            <w:tcW w:w="4377" w:type="dxa"/>
          </w:tcPr>
          <w:p w14:paraId="52F4E351" w14:textId="77777777" w:rsidR="00A90164" w:rsidRPr="00506431" w:rsidRDefault="094368B2" w:rsidP="094368B2">
            <w:pPr>
              <w:tabs>
                <w:tab w:val="left" w:pos="567"/>
                <w:tab w:val="left" w:pos="1418"/>
                <w:tab w:val="left" w:pos="1843"/>
                <w:tab w:val="left" w:pos="2886"/>
              </w:tabs>
              <w:ind w:right="62"/>
              <w:contextualSpacing/>
              <w:jc w:val="both"/>
              <w:rPr>
                <w:rFonts w:ascii="Arial" w:hAnsi="Arial" w:cs="Arial"/>
                <w:sz w:val="24"/>
                <w:szCs w:val="24"/>
                <w:highlight w:val="yellow"/>
              </w:rPr>
            </w:pPr>
            <w:r w:rsidRPr="094368B2">
              <w:rPr>
                <w:rFonts w:ascii="Arial" w:hAnsi="Arial" w:cs="Arial"/>
                <w:sz w:val="24"/>
                <w:szCs w:val="24"/>
                <w:highlight w:val="yellow"/>
              </w:rPr>
              <w:t>Hospital Name:</w:t>
            </w:r>
          </w:p>
          <w:p w14:paraId="17C18AF9" w14:textId="77777777" w:rsidR="00A90164" w:rsidRPr="00506431" w:rsidRDefault="094368B2" w:rsidP="094368B2">
            <w:pPr>
              <w:tabs>
                <w:tab w:val="left" w:pos="567"/>
                <w:tab w:val="left" w:pos="1418"/>
                <w:tab w:val="left" w:pos="1843"/>
                <w:tab w:val="left" w:pos="2886"/>
              </w:tabs>
              <w:ind w:right="62"/>
              <w:contextualSpacing/>
              <w:jc w:val="both"/>
              <w:rPr>
                <w:rFonts w:ascii="Arial" w:hAnsi="Arial" w:cs="Arial"/>
                <w:sz w:val="24"/>
                <w:szCs w:val="24"/>
                <w:highlight w:val="yellow"/>
              </w:rPr>
            </w:pPr>
            <w:r w:rsidRPr="094368B2">
              <w:rPr>
                <w:rFonts w:ascii="Arial" w:hAnsi="Arial" w:cs="Arial"/>
                <w:sz w:val="24"/>
                <w:szCs w:val="24"/>
                <w:highlight w:val="yellow"/>
              </w:rPr>
              <w:t xml:space="preserve">Hospital Address: </w:t>
            </w:r>
          </w:p>
          <w:p w14:paraId="76FD1F30" w14:textId="77777777" w:rsidR="00A90164" w:rsidRPr="00506431" w:rsidRDefault="094368B2" w:rsidP="094368B2">
            <w:pPr>
              <w:tabs>
                <w:tab w:val="left" w:pos="567"/>
                <w:tab w:val="left" w:pos="1418"/>
                <w:tab w:val="left" w:pos="1843"/>
                <w:tab w:val="left" w:pos="2886"/>
              </w:tabs>
              <w:ind w:right="62"/>
              <w:contextualSpacing/>
              <w:jc w:val="both"/>
              <w:rPr>
                <w:rFonts w:ascii="Arial" w:hAnsi="Arial" w:cs="Arial"/>
                <w:sz w:val="24"/>
                <w:szCs w:val="24"/>
                <w:highlight w:val="yellow"/>
              </w:rPr>
            </w:pPr>
            <w:r w:rsidRPr="094368B2">
              <w:rPr>
                <w:rFonts w:ascii="Arial" w:hAnsi="Arial" w:cs="Arial"/>
                <w:sz w:val="24"/>
                <w:szCs w:val="24"/>
                <w:highlight w:val="yellow"/>
              </w:rPr>
              <w:t xml:space="preserve">Email: </w:t>
            </w:r>
          </w:p>
          <w:p w14:paraId="67A25F22" w14:textId="77777777" w:rsidR="00A90164" w:rsidRPr="004962B0" w:rsidRDefault="094368B2" w:rsidP="094368B2">
            <w:pPr>
              <w:tabs>
                <w:tab w:val="left" w:pos="567"/>
                <w:tab w:val="left" w:pos="1418"/>
                <w:tab w:val="left" w:pos="1843"/>
                <w:tab w:val="left" w:pos="2886"/>
              </w:tabs>
              <w:ind w:right="62"/>
              <w:contextualSpacing/>
              <w:jc w:val="both"/>
              <w:rPr>
                <w:rFonts w:ascii="Arial" w:hAnsi="Arial" w:cs="Arial"/>
                <w:sz w:val="24"/>
                <w:szCs w:val="24"/>
              </w:rPr>
            </w:pPr>
            <w:r w:rsidRPr="094368B2">
              <w:rPr>
                <w:rFonts w:ascii="Arial" w:hAnsi="Arial" w:cs="Arial"/>
                <w:sz w:val="24"/>
                <w:szCs w:val="24"/>
                <w:highlight w:val="yellow"/>
              </w:rPr>
              <w:t>Tel:</w:t>
            </w:r>
          </w:p>
          <w:p w14:paraId="5B288E5D" w14:textId="77777777" w:rsidR="00A90164" w:rsidRPr="004962B0" w:rsidRDefault="00A90164" w:rsidP="094368B2">
            <w:pPr>
              <w:tabs>
                <w:tab w:val="left" w:pos="567"/>
                <w:tab w:val="left" w:pos="1418"/>
                <w:tab w:val="left" w:pos="1843"/>
                <w:tab w:val="left" w:pos="2886"/>
              </w:tabs>
              <w:ind w:right="62"/>
              <w:contextualSpacing/>
              <w:jc w:val="both"/>
              <w:rPr>
                <w:rFonts w:ascii="Arial" w:hAnsi="Arial" w:cs="Arial"/>
                <w:sz w:val="24"/>
                <w:szCs w:val="24"/>
              </w:rPr>
            </w:pPr>
          </w:p>
          <w:p w14:paraId="3DEA7F05" w14:textId="77777777" w:rsidR="00A90164" w:rsidRPr="004962B0" w:rsidRDefault="00A90164" w:rsidP="094368B2">
            <w:pPr>
              <w:tabs>
                <w:tab w:val="left" w:pos="567"/>
                <w:tab w:val="left" w:pos="1418"/>
                <w:tab w:val="left" w:pos="1843"/>
                <w:tab w:val="left" w:pos="2886"/>
              </w:tabs>
              <w:ind w:right="62"/>
              <w:contextualSpacing/>
              <w:jc w:val="both"/>
              <w:rPr>
                <w:rFonts w:ascii="Arial" w:eastAsiaTheme="majorEastAsia" w:hAnsi="Arial" w:cs="Arial"/>
                <w:sz w:val="24"/>
                <w:szCs w:val="24"/>
              </w:rPr>
            </w:pPr>
          </w:p>
        </w:tc>
        <w:tc>
          <w:tcPr>
            <w:tcW w:w="4328" w:type="dxa"/>
          </w:tcPr>
          <w:p w14:paraId="6817B89B" w14:textId="77777777" w:rsidR="00A90164" w:rsidRPr="004962B0" w:rsidRDefault="094368B2" w:rsidP="094368B2">
            <w:pPr>
              <w:tabs>
                <w:tab w:val="left" w:pos="567"/>
                <w:tab w:val="left" w:pos="1418"/>
                <w:tab w:val="left" w:pos="1843"/>
              </w:tabs>
              <w:ind w:right="62"/>
              <w:jc w:val="both"/>
              <w:rPr>
                <w:rFonts w:ascii="Arial" w:hAnsi="Arial" w:cs="Arial"/>
                <w:sz w:val="24"/>
                <w:szCs w:val="24"/>
                <w:highlight w:val="yellow"/>
              </w:rPr>
            </w:pPr>
            <w:r w:rsidRPr="094368B2">
              <w:rPr>
                <w:rFonts w:ascii="Arial" w:hAnsi="Arial" w:cs="Arial"/>
                <w:sz w:val="24"/>
                <w:szCs w:val="24"/>
                <w:highlight w:val="yellow"/>
              </w:rPr>
              <w:t xml:space="preserve">Project Lead: </w:t>
            </w:r>
          </w:p>
          <w:p w14:paraId="711211AF" w14:textId="77777777" w:rsidR="00A90164" w:rsidRPr="004962B0" w:rsidRDefault="094368B2" w:rsidP="094368B2">
            <w:pPr>
              <w:tabs>
                <w:tab w:val="left" w:pos="567"/>
                <w:tab w:val="left" w:pos="1418"/>
                <w:tab w:val="left" w:pos="1843"/>
              </w:tabs>
              <w:ind w:right="62"/>
              <w:jc w:val="both"/>
              <w:rPr>
                <w:rFonts w:ascii="Arial" w:hAnsi="Arial" w:cs="Arial"/>
                <w:sz w:val="24"/>
                <w:szCs w:val="24"/>
                <w:highlight w:val="yellow"/>
              </w:rPr>
            </w:pPr>
            <w:r w:rsidRPr="094368B2">
              <w:rPr>
                <w:rFonts w:ascii="Arial" w:hAnsi="Arial" w:cs="Arial"/>
                <w:sz w:val="24"/>
                <w:szCs w:val="24"/>
                <w:highlight w:val="yellow"/>
              </w:rPr>
              <w:t xml:space="preserve">Email: </w:t>
            </w:r>
          </w:p>
          <w:p w14:paraId="5D3D5EAF" w14:textId="77777777" w:rsidR="00A90164" w:rsidRPr="004962B0" w:rsidRDefault="094368B2" w:rsidP="094368B2">
            <w:pPr>
              <w:tabs>
                <w:tab w:val="left" w:pos="567"/>
                <w:tab w:val="left" w:pos="1418"/>
                <w:tab w:val="left" w:pos="1843"/>
              </w:tabs>
              <w:ind w:right="62"/>
              <w:jc w:val="both"/>
              <w:rPr>
                <w:rFonts w:ascii="Arial" w:eastAsiaTheme="majorEastAsia" w:hAnsi="Arial" w:cs="Arial"/>
                <w:sz w:val="24"/>
                <w:szCs w:val="24"/>
                <w:highlight w:val="yellow"/>
              </w:rPr>
            </w:pPr>
            <w:r w:rsidRPr="094368B2">
              <w:rPr>
                <w:rFonts w:ascii="Arial" w:hAnsi="Arial" w:cs="Arial"/>
                <w:sz w:val="24"/>
                <w:szCs w:val="24"/>
                <w:highlight w:val="yellow"/>
              </w:rPr>
              <w:t>Tel:</w:t>
            </w:r>
          </w:p>
        </w:tc>
      </w:tr>
    </w:tbl>
    <w:p w14:paraId="6BB25DCC" w14:textId="77777777" w:rsidR="002B2848" w:rsidRDefault="002B2848" w:rsidP="094368B2">
      <w:pPr>
        <w:tabs>
          <w:tab w:val="left" w:pos="567"/>
          <w:tab w:val="left" w:pos="1418"/>
          <w:tab w:val="left" w:pos="1843"/>
        </w:tabs>
        <w:spacing w:after="240"/>
        <w:ind w:left="567" w:right="62"/>
        <w:jc w:val="both"/>
        <w:rPr>
          <w:rFonts w:ascii="Arial" w:eastAsia="Arial" w:hAnsi="Arial"/>
          <w:color w:val="000000"/>
          <w:spacing w:val="-1"/>
          <w:sz w:val="24"/>
          <w:szCs w:val="24"/>
        </w:rPr>
      </w:pPr>
    </w:p>
    <w:p w14:paraId="34C5497B" w14:textId="77777777" w:rsidR="000710F3" w:rsidRPr="004962B0" w:rsidRDefault="00736E94" w:rsidP="094368B2">
      <w:pPr>
        <w:tabs>
          <w:tab w:val="left" w:pos="567"/>
          <w:tab w:val="left" w:pos="1418"/>
          <w:tab w:val="left" w:pos="1843"/>
        </w:tabs>
        <w:spacing w:after="240"/>
        <w:ind w:left="567" w:right="62"/>
        <w:jc w:val="both"/>
        <w:rPr>
          <w:rFonts w:ascii="Arial" w:hAnsi="Arial" w:cs="Arial"/>
          <w:sz w:val="24"/>
          <w:szCs w:val="24"/>
        </w:rPr>
      </w:pPr>
      <w:r w:rsidRPr="094368B2">
        <w:rPr>
          <w:rFonts w:ascii="Arial" w:eastAsia="Arial" w:hAnsi="Arial"/>
          <w:color w:val="000000"/>
          <w:spacing w:val="-1"/>
          <w:sz w:val="24"/>
          <w:szCs w:val="24"/>
        </w:rPr>
        <w:lastRenderedPageBreak/>
        <w:t>With a Copy to</w:t>
      </w:r>
      <w:r w:rsidRPr="094368B2">
        <w:rPr>
          <w:rFonts w:ascii="Arial" w:hAnsi="Arial" w:cs="Arial"/>
          <w:sz w:val="24"/>
          <w:szCs w:val="24"/>
        </w:rPr>
        <w:t>:</w:t>
      </w:r>
    </w:p>
    <w:p w14:paraId="0FA0BC98" w14:textId="77777777" w:rsidR="000710F3" w:rsidRPr="004962B0" w:rsidRDefault="094368B2" w:rsidP="094368B2">
      <w:pPr>
        <w:tabs>
          <w:tab w:val="left" w:pos="567"/>
          <w:tab w:val="left" w:pos="1418"/>
          <w:tab w:val="left" w:pos="1843"/>
          <w:tab w:val="left" w:pos="2886"/>
        </w:tabs>
        <w:spacing w:after="240"/>
        <w:ind w:left="567" w:right="62"/>
        <w:contextualSpacing/>
        <w:jc w:val="both"/>
        <w:rPr>
          <w:rFonts w:ascii="Arial" w:hAnsi="Arial" w:cs="Arial"/>
          <w:sz w:val="24"/>
          <w:szCs w:val="24"/>
        </w:rPr>
      </w:pPr>
      <w:r w:rsidRPr="094368B2">
        <w:rPr>
          <w:rFonts w:ascii="Arial" w:hAnsi="Arial" w:cs="Arial"/>
          <w:sz w:val="24"/>
          <w:szCs w:val="24"/>
        </w:rPr>
        <w:t>General Counsel for Legal &amp; Data Governance</w:t>
      </w:r>
    </w:p>
    <w:p w14:paraId="725FF08B" w14:textId="34126338" w:rsidR="00961A36" w:rsidRPr="004962B0" w:rsidRDefault="094368B2" w:rsidP="008F71F3">
      <w:pPr>
        <w:tabs>
          <w:tab w:val="left" w:pos="567"/>
          <w:tab w:val="left" w:pos="1418"/>
          <w:tab w:val="left" w:pos="1843"/>
          <w:tab w:val="left" w:pos="2886"/>
        </w:tabs>
        <w:ind w:left="567" w:right="62"/>
        <w:contextualSpacing/>
        <w:jc w:val="both"/>
        <w:rPr>
          <w:rFonts w:ascii="Arial" w:hAnsi="Arial" w:cs="Arial"/>
          <w:sz w:val="24"/>
          <w:szCs w:val="24"/>
        </w:rPr>
      </w:pPr>
      <w:r w:rsidRPr="094368B2">
        <w:rPr>
          <w:rFonts w:ascii="Arial" w:hAnsi="Arial" w:cs="Arial"/>
          <w:sz w:val="24"/>
          <w:szCs w:val="24"/>
        </w:rPr>
        <w:t xml:space="preserve">Email: </w:t>
      </w:r>
    </w:p>
    <w:p w14:paraId="08F52165" w14:textId="77777777" w:rsidR="00D90B60" w:rsidRPr="004962B0" w:rsidRDefault="00736E94" w:rsidP="094368B2">
      <w:pPr>
        <w:pStyle w:val="ListParagraph"/>
        <w:numPr>
          <w:ilvl w:val="0"/>
          <w:numId w:val="39"/>
        </w:numPr>
        <w:tabs>
          <w:tab w:val="left" w:pos="576"/>
          <w:tab w:val="left" w:pos="648"/>
        </w:tabs>
        <w:spacing w:before="365" w:after="220" w:line="365" w:lineRule="exact"/>
        <w:ind w:right="62"/>
        <w:jc w:val="both"/>
        <w:textAlignment w:val="baseline"/>
        <w:rPr>
          <w:rFonts w:ascii="Arial" w:eastAsia="Arial" w:hAnsi="Arial"/>
          <w:b/>
          <w:bCs/>
          <w:color w:val="002F86"/>
          <w:spacing w:val="-1"/>
          <w:sz w:val="32"/>
          <w:szCs w:val="32"/>
        </w:rPr>
      </w:pPr>
      <w:r w:rsidRPr="094368B2">
        <w:rPr>
          <w:rFonts w:ascii="Arial" w:eastAsia="Arial" w:hAnsi="Arial"/>
          <w:b/>
          <w:bCs/>
          <w:color w:val="002F86"/>
          <w:spacing w:val="-1"/>
          <w:sz w:val="32"/>
          <w:szCs w:val="32"/>
        </w:rPr>
        <w:t>Dispute Resolution</w:t>
      </w:r>
    </w:p>
    <w:p w14:paraId="3F0EE1DA" w14:textId="77777777" w:rsidR="0030319A" w:rsidRPr="00A51CFE" w:rsidRDefault="094368B2" w:rsidP="094368B2">
      <w:pPr>
        <w:pStyle w:val="ListParagraph"/>
        <w:numPr>
          <w:ilvl w:val="1"/>
          <w:numId w:val="39"/>
        </w:numPr>
        <w:spacing w:line="276"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In the event of a dispute arising under this Agreement, authorised representatives of the Parties will discuss and meet as appropriate (either in person or via remote means) to try to resolve the dispute within seven (7) days of being requested in writing by any Party to do so. If the dispute remains unresolved, it </w:t>
      </w:r>
      <w:proofErr w:type="gramStart"/>
      <w:r w:rsidRPr="094368B2">
        <w:rPr>
          <w:rFonts w:ascii="Arial" w:eastAsia="Arial" w:hAnsi="Arial"/>
          <w:color w:val="000000" w:themeColor="text1"/>
          <w:sz w:val="24"/>
          <w:szCs w:val="24"/>
        </w:rPr>
        <w:t>will then be referred</w:t>
      </w:r>
      <w:proofErr w:type="gramEnd"/>
      <w:r w:rsidRPr="094368B2">
        <w:rPr>
          <w:rFonts w:ascii="Arial" w:eastAsia="Arial" w:hAnsi="Arial"/>
          <w:color w:val="000000" w:themeColor="text1"/>
          <w:sz w:val="24"/>
          <w:szCs w:val="24"/>
        </w:rPr>
        <w:t xml:space="preserve"> to a senior manager from each of the Parties who will use all reasonable endeavours to resolve the dispute within a further fourteen (14) days.</w:t>
      </w:r>
    </w:p>
    <w:p w14:paraId="38FB50F2" w14:textId="77777777" w:rsidR="00A51CFE" w:rsidRPr="00A51CFE" w:rsidRDefault="00A51CFE" w:rsidP="094368B2">
      <w:pPr>
        <w:pStyle w:val="ListParagraph"/>
        <w:spacing w:line="276" w:lineRule="exact"/>
        <w:ind w:left="602" w:right="62"/>
        <w:jc w:val="both"/>
        <w:textAlignment w:val="baseline"/>
        <w:rPr>
          <w:rFonts w:ascii="Arial" w:eastAsia="Arial" w:hAnsi="Arial"/>
          <w:color w:val="000000"/>
          <w:sz w:val="24"/>
          <w:szCs w:val="24"/>
        </w:rPr>
      </w:pPr>
    </w:p>
    <w:p w14:paraId="1C5D2B35" w14:textId="77777777" w:rsidR="00D90B60" w:rsidRPr="004962B0" w:rsidRDefault="00736E94" w:rsidP="094368B2">
      <w:pPr>
        <w:spacing w:line="276" w:lineRule="exact"/>
        <w:ind w:left="652" w:right="62" w:hanging="578"/>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 xml:space="preserve">20.2 </w:t>
      </w:r>
      <w:r w:rsidR="000B26E9" w:rsidRPr="004962B0">
        <w:rPr>
          <w:rFonts w:ascii="Arial" w:eastAsia="Arial" w:hAnsi="Arial"/>
          <w:color w:val="000000"/>
          <w:spacing w:val="1"/>
          <w:sz w:val="24"/>
        </w:rPr>
        <w:tab/>
      </w:r>
      <w:r w:rsidR="000B26E9" w:rsidRPr="094368B2">
        <w:rPr>
          <w:rFonts w:ascii="Arial" w:eastAsia="Arial" w:hAnsi="Arial"/>
          <w:color w:val="000000"/>
          <w:spacing w:val="1"/>
          <w:sz w:val="24"/>
          <w:szCs w:val="24"/>
        </w:rPr>
        <w:t>I</w:t>
      </w:r>
      <w:r w:rsidRPr="094368B2">
        <w:rPr>
          <w:rFonts w:ascii="Arial" w:eastAsia="Arial" w:hAnsi="Arial"/>
          <w:color w:val="000000"/>
          <w:spacing w:val="1"/>
          <w:sz w:val="24"/>
          <w:szCs w:val="24"/>
        </w:rPr>
        <w:t xml:space="preserve">n the event of failure to resolve the dispute through the steps set out in Clause </w:t>
      </w:r>
      <w:r w:rsidR="00173864" w:rsidRPr="094368B2">
        <w:rPr>
          <w:rFonts w:ascii="Arial" w:eastAsia="Arial" w:hAnsi="Arial"/>
          <w:color w:val="000000"/>
          <w:spacing w:val="1"/>
          <w:sz w:val="24"/>
          <w:szCs w:val="24"/>
        </w:rPr>
        <w:t>20</w:t>
      </w:r>
      <w:r w:rsidRPr="094368B2">
        <w:rPr>
          <w:rFonts w:ascii="Arial" w:eastAsia="Arial" w:hAnsi="Arial"/>
          <w:color w:val="000000"/>
          <w:spacing w:val="1"/>
          <w:sz w:val="24"/>
          <w:szCs w:val="24"/>
        </w:rPr>
        <w:t>.1, the Parties agree to attempt to settle it by mediation. To initiate a mediation, a Party shall give notice in writing (“</w:t>
      </w:r>
      <w:r w:rsidRPr="094368B2">
        <w:rPr>
          <w:rFonts w:ascii="Arial" w:eastAsia="Arial" w:hAnsi="Arial"/>
          <w:b/>
          <w:bCs/>
          <w:color w:val="000000"/>
          <w:spacing w:val="1"/>
          <w:sz w:val="24"/>
          <w:szCs w:val="24"/>
        </w:rPr>
        <w:t>ADR Notice</w:t>
      </w:r>
      <w:r w:rsidRPr="094368B2">
        <w:rPr>
          <w:rFonts w:ascii="Arial" w:eastAsia="Arial" w:hAnsi="Arial"/>
          <w:color w:val="000000"/>
          <w:spacing w:val="1"/>
          <w:sz w:val="24"/>
          <w:szCs w:val="24"/>
        </w:rPr>
        <w:t xml:space="preserve">”) to the other Parties requesting mediation in accordance with this Clause </w:t>
      </w:r>
      <w:r w:rsidR="00173864" w:rsidRPr="094368B2">
        <w:rPr>
          <w:rFonts w:ascii="Arial" w:eastAsia="Arial" w:hAnsi="Arial"/>
          <w:color w:val="000000"/>
          <w:spacing w:val="1"/>
          <w:sz w:val="24"/>
          <w:szCs w:val="24"/>
        </w:rPr>
        <w:t>20</w:t>
      </w:r>
      <w:r w:rsidRPr="094368B2">
        <w:rPr>
          <w:rFonts w:ascii="Arial" w:eastAsia="Arial" w:hAnsi="Arial"/>
          <w:color w:val="000000"/>
          <w:spacing w:val="1"/>
          <w:sz w:val="24"/>
          <w:szCs w:val="24"/>
        </w:rPr>
        <w:t xml:space="preserve">.2. The Parties shall seek to agree the nomination of the mediator, but in the absence of agreement the </w:t>
      </w:r>
      <w:proofErr w:type="gramStart"/>
      <w:r w:rsidRPr="094368B2">
        <w:rPr>
          <w:rFonts w:ascii="Arial" w:eastAsia="Arial" w:hAnsi="Arial"/>
          <w:color w:val="000000"/>
          <w:spacing w:val="1"/>
          <w:sz w:val="24"/>
          <w:szCs w:val="24"/>
        </w:rPr>
        <w:t>mediator shall be nominated by the President</w:t>
      </w:r>
      <w:proofErr w:type="gramEnd"/>
      <w:r w:rsidRPr="094368B2">
        <w:rPr>
          <w:rFonts w:ascii="Arial" w:eastAsia="Arial" w:hAnsi="Arial"/>
          <w:color w:val="000000"/>
          <w:spacing w:val="1"/>
          <w:sz w:val="24"/>
          <w:szCs w:val="24"/>
        </w:rPr>
        <w:t xml:space="preserve"> for the time being of the Irish Medical Organisation. The person so appointed will act as an expert and not as an arbitrator. The mediation will start no later than twenty (20) days after the date of the ADR Notice. The Parties shall each bear their own costs and expenses in relation to settlement of any disputes in terms of this Clause </w:t>
      </w:r>
      <w:r w:rsidR="005B1B74" w:rsidRPr="094368B2">
        <w:rPr>
          <w:rFonts w:ascii="Arial" w:eastAsia="Arial" w:hAnsi="Arial"/>
          <w:color w:val="000000"/>
          <w:spacing w:val="1"/>
          <w:sz w:val="24"/>
          <w:szCs w:val="24"/>
        </w:rPr>
        <w:t>20</w:t>
      </w:r>
      <w:r w:rsidRPr="094368B2">
        <w:rPr>
          <w:rFonts w:ascii="Arial" w:eastAsia="Arial" w:hAnsi="Arial"/>
          <w:color w:val="000000"/>
          <w:spacing w:val="1"/>
          <w:sz w:val="24"/>
          <w:szCs w:val="24"/>
        </w:rPr>
        <w:t xml:space="preserve"> and </w:t>
      </w:r>
      <w:r w:rsidR="003E60C3" w:rsidRPr="094368B2">
        <w:rPr>
          <w:rFonts w:ascii="Arial" w:eastAsia="Arial" w:hAnsi="Arial"/>
          <w:color w:val="000000"/>
          <w:spacing w:val="1"/>
          <w:sz w:val="24"/>
          <w:szCs w:val="24"/>
        </w:rPr>
        <w:t>save as where otherwise agreed, sh</w:t>
      </w:r>
      <w:r w:rsidRPr="094368B2">
        <w:rPr>
          <w:rFonts w:ascii="Arial" w:eastAsia="Arial" w:hAnsi="Arial"/>
          <w:color w:val="000000"/>
          <w:spacing w:val="1"/>
          <w:sz w:val="24"/>
          <w:szCs w:val="24"/>
        </w:rPr>
        <w:t xml:space="preserve">all share equally the costs of the independent third party. If the dispute is not resolved within </w:t>
      </w:r>
      <w:proofErr w:type="gramStart"/>
      <w:r w:rsidRPr="094368B2">
        <w:rPr>
          <w:rFonts w:ascii="Arial" w:eastAsia="Arial" w:hAnsi="Arial"/>
          <w:color w:val="000000"/>
          <w:spacing w:val="1"/>
          <w:sz w:val="24"/>
          <w:szCs w:val="24"/>
        </w:rPr>
        <w:t>thirty (30) days</w:t>
      </w:r>
      <w:proofErr w:type="gramEnd"/>
      <w:r w:rsidRPr="094368B2">
        <w:rPr>
          <w:rFonts w:ascii="Arial" w:eastAsia="Arial" w:hAnsi="Arial"/>
          <w:color w:val="000000"/>
          <w:spacing w:val="1"/>
          <w:sz w:val="24"/>
          <w:szCs w:val="24"/>
        </w:rPr>
        <w:t xml:space="preserve"> of the ADR Notice, a Party shall be entitled to submit to the exclusive jurisdiction of the Irish courts.</w:t>
      </w:r>
    </w:p>
    <w:p w14:paraId="3D4F5B2F" w14:textId="77777777" w:rsidR="0030319A" w:rsidRPr="004962B0" w:rsidRDefault="0030319A" w:rsidP="094368B2">
      <w:pPr>
        <w:spacing w:line="276" w:lineRule="exact"/>
        <w:ind w:left="652" w:right="62" w:hanging="578"/>
        <w:jc w:val="both"/>
        <w:textAlignment w:val="baseline"/>
        <w:rPr>
          <w:rFonts w:ascii="Arial" w:eastAsia="Arial" w:hAnsi="Arial"/>
          <w:color w:val="000000"/>
          <w:spacing w:val="1"/>
          <w:sz w:val="24"/>
          <w:szCs w:val="24"/>
        </w:rPr>
      </w:pPr>
    </w:p>
    <w:p w14:paraId="2869E621" w14:textId="77777777" w:rsidR="00D90B60" w:rsidRPr="004962B0" w:rsidRDefault="094368B2" w:rsidP="094368B2">
      <w:pPr>
        <w:spacing w:line="276" w:lineRule="exact"/>
        <w:ind w:left="652" w:right="62" w:hanging="578"/>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20.3 Nothing in this Agreement shall prevent any Party from seeking an interim injunction in respect of a breach of this Agreement. For the avoidance of doubt, nothing in this Clause shall amount to an agreement that any of the Parties is entitled to an interim injunction or interdict as applicable.</w:t>
      </w:r>
    </w:p>
    <w:p w14:paraId="01AE417B" w14:textId="77777777" w:rsidR="00D90B60" w:rsidRPr="004962B0" w:rsidRDefault="00736E94" w:rsidP="094368B2">
      <w:pPr>
        <w:pStyle w:val="ListParagraph"/>
        <w:numPr>
          <w:ilvl w:val="0"/>
          <w:numId w:val="39"/>
        </w:numPr>
        <w:tabs>
          <w:tab w:val="left" w:pos="576"/>
          <w:tab w:val="left" w:pos="648"/>
        </w:tabs>
        <w:spacing w:before="365" w:line="365" w:lineRule="exact"/>
        <w:ind w:right="62"/>
        <w:jc w:val="both"/>
        <w:textAlignment w:val="baseline"/>
        <w:rPr>
          <w:rFonts w:ascii="Arial" w:eastAsia="Arial" w:hAnsi="Arial"/>
          <w:b/>
          <w:bCs/>
          <w:color w:val="002F86"/>
          <w:spacing w:val="-1"/>
          <w:sz w:val="32"/>
          <w:szCs w:val="32"/>
        </w:rPr>
      </w:pPr>
      <w:r w:rsidRPr="094368B2">
        <w:rPr>
          <w:rFonts w:ascii="Arial" w:eastAsia="Arial" w:hAnsi="Arial"/>
          <w:b/>
          <w:bCs/>
          <w:color w:val="002F86"/>
          <w:spacing w:val="-1"/>
          <w:sz w:val="32"/>
          <w:szCs w:val="32"/>
        </w:rPr>
        <w:t xml:space="preserve"> Miscellaneous</w:t>
      </w:r>
    </w:p>
    <w:p w14:paraId="1512B5B9" w14:textId="77777777" w:rsidR="00D90B60" w:rsidRPr="004962B0" w:rsidRDefault="094368B2" w:rsidP="094368B2">
      <w:pPr>
        <w:spacing w:before="241" w:line="276"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21.1 </w:t>
      </w:r>
      <w:r w:rsidRPr="094368B2">
        <w:rPr>
          <w:rFonts w:ascii="Arial" w:eastAsia="Arial" w:hAnsi="Arial"/>
          <w:b/>
          <w:bCs/>
          <w:color w:val="000000" w:themeColor="text1"/>
          <w:sz w:val="24"/>
          <w:szCs w:val="24"/>
        </w:rPr>
        <w:t>Rights of Third Parties</w:t>
      </w:r>
    </w:p>
    <w:p w14:paraId="09D229DE" w14:textId="6EA1045B" w:rsidR="00D90B60" w:rsidRPr="004962B0" w:rsidRDefault="094368B2" w:rsidP="00961A36">
      <w:pPr>
        <w:spacing w:before="240" w:line="275" w:lineRule="exact"/>
        <w:ind w:left="720"/>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Nothing in this Agreement </w:t>
      </w:r>
      <w:proofErr w:type="gramStart"/>
      <w:r w:rsidRPr="094368B2">
        <w:rPr>
          <w:rFonts w:ascii="Arial" w:eastAsia="Arial" w:hAnsi="Arial"/>
          <w:color w:val="000000" w:themeColor="text1"/>
          <w:sz w:val="24"/>
          <w:szCs w:val="24"/>
        </w:rPr>
        <w:t>is intended</w:t>
      </w:r>
      <w:proofErr w:type="gramEnd"/>
      <w:r w:rsidRPr="094368B2">
        <w:rPr>
          <w:rFonts w:ascii="Arial" w:eastAsia="Arial" w:hAnsi="Arial"/>
          <w:color w:val="000000" w:themeColor="text1"/>
          <w:sz w:val="24"/>
          <w:szCs w:val="24"/>
        </w:rPr>
        <w:t xml:space="preserve"> to confer on any person who is not a party to this Agreement any right to enforce any term of this Agreement. Any right or remedy of a third party </w:t>
      </w:r>
      <w:proofErr w:type="gramStart"/>
      <w:r w:rsidRPr="094368B2">
        <w:rPr>
          <w:rFonts w:ascii="Arial" w:eastAsia="Arial" w:hAnsi="Arial"/>
          <w:color w:val="000000" w:themeColor="text1"/>
          <w:sz w:val="24"/>
          <w:szCs w:val="24"/>
        </w:rPr>
        <w:t>that existed or is available</w:t>
      </w:r>
      <w:proofErr w:type="gramEnd"/>
      <w:r w:rsidRPr="094368B2">
        <w:rPr>
          <w:rFonts w:ascii="Arial" w:eastAsia="Arial" w:hAnsi="Arial"/>
          <w:color w:val="000000" w:themeColor="text1"/>
          <w:sz w:val="24"/>
          <w:szCs w:val="24"/>
        </w:rPr>
        <w:t xml:space="preserve"> is not affected; in particular, without limitation, any right of any Clinical Trial Subject to claim compensation.</w:t>
      </w:r>
    </w:p>
    <w:p w14:paraId="5E9CE1D8" w14:textId="159FCDC1" w:rsidR="00D90B60" w:rsidRPr="004962B0" w:rsidRDefault="00460174" w:rsidP="094368B2">
      <w:pPr>
        <w:spacing w:before="470" w:line="277" w:lineRule="exact"/>
        <w:ind w:left="72" w:right="62"/>
        <w:jc w:val="both"/>
        <w:textAlignment w:val="baseline"/>
        <w:rPr>
          <w:rFonts w:ascii="Arial" w:eastAsia="Arial" w:hAnsi="Arial"/>
          <w:color w:val="000000"/>
          <w:sz w:val="24"/>
          <w:szCs w:val="24"/>
        </w:rPr>
      </w:pPr>
      <w:r w:rsidRPr="094368B2">
        <w:rPr>
          <w:rFonts w:ascii="Arial" w:eastAsia="Arial" w:hAnsi="Arial"/>
          <w:color w:val="000000"/>
          <w:sz w:val="24"/>
          <w:szCs w:val="24"/>
        </w:rPr>
        <w:t>2</w:t>
      </w:r>
      <w:r w:rsidR="00703DF2" w:rsidRPr="094368B2">
        <w:rPr>
          <w:rFonts w:ascii="Arial" w:eastAsia="Arial" w:hAnsi="Arial"/>
          <w:color w:val="000000"/>
          <w:sz w:val="24"/>
          <w:szCs w:val="24"/>
        </w:rPr>
        <w:t>1</w:t>
      </w:r>
      <w:r w:rsidRPr="094368B2">
        <w:rPr>
          <w:rFonts w:ascii="Arial" w:eastAsia="Arial" w:hAnsi="Arial"/>
          <w:color w:val="000000"/>
          <w:sz w:val="24"/>
          <w:szCs w:val="24"/>
        </w:rPr>
        <w:t xml:space="preserve">.2 </w:t>
      </w:r>
      <w:r w:rsidRPr="094368B2">
        <w:rPr>
          <w:rFonts w:ascii="Arial" w:eastAsia="Arial" w:hAnsi="Arial"/>
          <w:b/>
          <w:bCs/>
          <w:color w:val="000000"/>
          <w:sz w:val="24"/>
          <w:szCs w:val="24"/>
        </w:rPr>
        <w:t>Waiver</w:t>
      </w:r>
    </w:p>
    <w:p w14:paraId="4390FE26" w14:textId="77777777" w:rsidR="00D90B60" w:rsidRPr="004962B0" w:rsidRDefault="094368B2" w:rsidP="094368B2">
      <w:pPr>
        <w:spacing w:line="276" w:lineRule="exact"/>
        <w:ind w:left="64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No failure, delay, relaxation or indulgence by any Party in exercising any right conferred on such Party by this Agreement shall operate as a waiver of such right, nor shall any single or partial exercise of any such right nor any single failure to do so, preclude any other or future exercise of it, or the exercise of any other right under this Agreement.</w:t>
      </w:r>
      <w:proofErr w:type="gramEnd"/>
    </w:p>
    <w:p w14:paraId="2C72DA1D" w14:textId="77777777" w:rsidR="00D90B60" w:rsidRPr="004962B0" w:rsidRDefault="094368B2" w:rsidP="008F71F3">
      <w:pPr>
        <w:keepNext/>
        <w:keepLines/>
        <w:spacing w:before="242" w:line="277" w:lineRule="exact"/>
        <w:ind w:left="74" w:right="62"/>
        <w:jc w:val="both"/>
        <w:textAlignment w:val="baseline"/>
        <w:rPr>
          <w:rFonts w:ascii="Arial" w:eastAsia="Arial" w:hAnsi="Arial"/>
          <w:b/>
          <w:bCs/>
          <w:color w:val="000000"/>
          <w:sz w:val="24"/>
          <w:szCs w:val="24"/>
        </w:rPr>
      </w:pPr>
      <w:r w:rsidRPr="094368B2">
        <w:rPr>
          <w:rFonts w:ascii="Arial" w:eastAsia="Arial" w:hAnsi="Arial"/>
          <w:color w:val="000000" w:themeColor="text1"/>
          <w:sz w:val="24"/>
          <w:szCs w:val="24"/>
        </w:rPr>
        <w:lastRenderedPageBreak/>
        <w:t xml:space="preserve">21.3 </w:t>
      </w:r>
      <w:r w:rsidRPr="094368B2">
        <w:rPr>
          <w:rFonts w:ascii="Arial" w:eastAsia="Arial" w:hAnsi="Arial"/>
          <w:b/>
          <w:bCs/>
          <w:color w:val="000000" w:themeColor="text1"/>
          <w:sz w:val="24"/>
          <w:szCs w:val="24"/>
        </w:rPr>
        <w:t>Survival of Clauses</w:t>
      </w:r>
    </w:p>
    <w:p w14:paraId="4D264A00" w14:textId="77777777" w:rsidR="00B04463" w:rsidRPr="004962B0" w:rsidRDefault="00B04463" w:rsidP="094368B2">
      <w:pPr>
        <w:spacing w:line="273" w:lineRule="exact"/>
        <w:ind w:right="62"/>
        <w:jc w:val="both"/>
        <w:textAlignment w:val="baseline"/>
        <w:rPr>
          <w:rFonts w:ascii="Arial" w:eastAsia="Arial" w:hAnsi="Arial"/>
          <w:color w:val="000000"/>
          <w:sz w:val="24"/>
          <w:szCs w:val="24"/>
        </w:rPr>
      </w:pPr>
    </w:p>
    <w:p w14:paraId="50F1B612" w14:textId="77777777" w:rsidR="00D90B60" w:rsidRPr="004962B0" w:rsidRDefault="094368B2" w:rsidP="094368B2">
      <w:pPr>
        <w:spacing w:line="273" w:lineRule="exact"/>
        <w:ind w:right="62" w:firstLine="648"/>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The following clauses shall survive the termination or expiry of this Agreement:</w:t>
      </w:r>
    </w:p>
    <w:p w14:paraId="63E2A2BC" w14:textId="77777777" w:rsidR="00D90B60" w:rsidRPr="004962B0" w:rsidRDefault="094368B2" w:rsidP="094368B2">
      <w:pPr>
        <w:tabs>
          <w:tab w:val="left" w:pos="2808"/>
        </w:tabs>
        <w:spacing w:before="242"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1</w:t>
      </w:r>
      <w:r w:rsidR="00736E94">
        <w:tab/>
      </w:r>
      <w:r w:rsidR="00736E94">
        <w:tab/>
      </w:r>
      <w:r w:rsidRPr="094368B2">
        <w:rPr>
          <w:rFonts w:ascii="Arial" w:eastAsia="Arial" w:hAnsi="Arial"/>
          <w:color w:val="000000" w:themeColor="text1"/>
          <w:sz w:val="24"/>
          <w:szCs w:val="24"/>
        </w:rPr>
        <w:t>Definitions</w:t>
      </w:r>
    </w:p>
    <w:p w14:paraId="0889EA1B" w14:textId="7994CB2B" w:rsidR="00D90B60" w:rsidRPr="004962B0" w:rsidRDefault="00736E94" w:rsidP="094368B2">
      <w:pPr>
        <w:spacing w:before="236" w:line="277" w:lineRule="exact"/>
        <w:ind w:left="648" w:right="62"/>
        <w:jc w:val="both"/>
        <w:textAlignment w:val="baseline"/>
        <w:rPr>
          <w:rFonts w:ascii="Arial" w:eastAsia="Arial" w:hAnsi="Arial"/>
          <w:b/>
          <w:bCs/>
          <w:color w:val="000000"/>
          <w:spacing w:val="3"/>
          <w:sz w:val="24"/>
          <w:szCs w:val="24"/>
        </w:rPr>
      </w:pPr>
      <w:r w:rsidRPr="094368B2">
        <w:rPr>
          <w:rFonts w:ascii="Arial" w:eastAsia="Arial" w:hAnsi="Arial"/>
          <w:b/>
          <w:bCs/>
          <w:color w:val="000000"/>
          <w:spacing w:val="3"/>
          <w:sz w:val="24"/>
          <w:szCs w:val="24"/>
        </w:rPr>
        <w:t>Clause</w:t>
      </w:r>
      <w:r w:rsidR="00961A36">
        <w:rPr>
          <w:rFonts w:ascii="Arial" w:eastAsia="Arial" w:hAnsi="Arial"/>
          <w:b/>
          <w:bCs/>
          <w:color w:val="000000"/>
          <w:spacing w:val="3"/>
          <w:sz w:val="24"/>
          <w:szCs w:val="24"/>
        </w:rPr>
        <w:t>s</w:t>
      </w:r>
      <w:r w:rsidRPr="094368B2">
        <w:rPr>
          <w:rFonts w:ascii="Arial" w:eastAsia="Arial" w:hAnsi="Arial"/>
          <w:b/>
          <w:bCs/>
          <w:color w:val="000000"/>
          <w:spacing w:val="3"/>
          <w:sz w:val="24"/>
          <w:szCs w:val="24"/>
        </w:rPr>
        <w:t xml:space="preserve"> 3.2 to 3.7 </w:t>
      </w:r>
      <w:r w:rsidR="00B04463" w:rsidRPr="094368B2">
        <w:rPr>
          <w:rFonts w:ascii="Arial" w:eastAsia="Arial" w:hAnsi="Arial"/>
          <w:b/>
          <w:bCs/>
          <w:color w:val="000000"/>
          <w:spacing w:val="3"/>
          <w:sz w:val="24"/>
          <w:szCs w:val="24"/>
        </w:rPr>
        <w:t xml:space="preserve"> </w:t>
      </w:r>
      <w:r w:rsidR="00A51CFE">
        <w:rPr>
          <w:rFonts w:ascii="Arial" w:eastAsia="Arial" w:hAnsi="Arial"/>
          <w:b/>
          <w:color w:val="000000"/>
          <w:spacing w:val="3"/>
          <w:sz w:val="24"/>
        </w:rPr>
        <w:tab/>
      </w:r>
      <w:r w:rsidRPr="094368B2">
        <w:rPr>
          <w:rFonts w:ascii="Arial" w:eastAsia="Arial" w:hAnsi="Arial"/>
          <w:color w:val="000000"/>
          <w:spacing w:val="3"/>
          <w:sz w:val="24"/>
          <w:szCs w:val="24"/>
        </w:rPr>
        <w:t>Clinical Trial Governance</w:t>
      </w:r>
    </w:p>
    <w:p w14:paraId="2DE6BF30" w14:textId="54A8B184" w:rsidR="00D90B60" w:rsidRPr="004962B0" w:rsidRDefault="094368B2" w:rsidP="2D24E174">
      <w:pPr>
        <w:tabs>
          <w:tab w:val="left" w:pos="2808"/>
        </w:tabs>
        <w:spacing w:before="242"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4.14</w:t>
      </w:r>
      <w:r w:rsidR="00736E94">
        <w:tab/>
      </w:r>
      <w:r w:rsidR="00736E94">
        <w:tab/>
      </w:r>
      <w:r w:rsidRPr="094368B2">
        <w:rPr>
          <w:rFonts w:ascii="Arial" w:eastAsia="Arial" w:hAnsi="Arial"/>
          <w:color w:val="000000" w:themeColor="text1"/>
          <w:sz w:val="24"/>
          <w:szCs w:val="24"/>
        </w:rPr>
        <w:t>Access, Research Misconduct and Regulatory Authorities</w:t>
      </w:r>
    </w:p>
    <w:p w14:paraId="084162D1" w14:textId="77777777" w:rsidR="00D90B60" w:rsidRPr="004962B0" w:rsidRDefault="094368B2" w:rsidP="094368B2">
      <w:pPr>
        <w:tabs>
          <w:tab w:val="left" w:pos="2808"/>
        </w:tabs>
        <w:spacing w:before="236" w:line="277" w:lineRule="exact"/>
        <w:ind w:left="648" w:right="62"/>
        <w:jc w:val="both"/>
        <w:textAlignment w:val="baseline"/>
        <w:rPr>
          <w:rFonts w:ascii="Arial" w:eastAsia="Arial" w:hAnsi="Arial"/>
          <w:color w:val="000000"/>
          <w:sz w:val="24"/>
          <w:szCs w:val="24"/>
        </w:rPr>
      </w:pPr>
      <w:r w:rsidRPr="094368B2">
        <w:rPr>
          <w:rFonts w:ascii="Arial" w:eastAsia="Arial" w:hAnsi="Arial"/>
          <w:b/>
          <w:bCs/>
          <w:color w:val="000000" w:themeColor="text1"/>
          <w:sz w:val="24"/>
          <w:szCs w:val="24"/>
        </w:rPr>
        <w:t>Clause 5</w:t>
      </w:r>
      <w:r w:rsidR="00736E94">
        <w:tab/>
      </w:r>
      <w:r w:rsidR="00736E94">
        <w:tab/>
      </w:r>
      <w:r w:rsidRPr="094368B2">
        <w:rPr>
          <w:rFonts w:ascii="Arial" w:eastAsia="Arial" w:hAnsi="Arial"/>
          <w:color w:val="000000" w:themeColor="text1"/>
          <w:sz w:val="24"/>
          <w:szCs w:val="24"/>
        </w:rPr>
        <w:t>Liabilities and Indemnities</w:t>
      </w:r>
    </w:p>
    <w:p w14:paraId="4F789F40" w14:textId="77777777" w:rsidR="000768E5" w:rsidRPr="004962B0" w:rsidRDefault="094368B2" w:rsidP="094368B2">
      <w:pPr>
        <w:tabs>
          <w:tab w:val="left" w:pos="2808"/>
        </w:tabs>
        <w:spacing w:before="236"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6</w:t>
      </w:r>
      <w:r w:rsidR="00736E94">
        <w:tab/>
      </w:r>
      <w:r w:rsidR="00736E94">
        <w:tab/>
      </w:r>
      <w:r w:rsidRPr="094368B2">
        <w:rPr>
          <w:rFonts w:ascii="Arial" w:eastAsia="Arial" w:hAnsi="Arial"/>
          <w:color w:val="000000" w:themeColor="text1"/>
          <w:sz w:val="24"/>
          <w:szCs w:val="24"/>
        </w:rPr>
        <w:t>Medical Records</w:t>
      </w:r>
    </w:p>
    <w:p w14:paraId="61824459" w14:textId="77777777" w:rsidR="00D90B60" w:rsidRPr="004962B0" w:rsidRDefault="094368B2" w:rsidP="094368B2">
      <w:pPr>
        <w:tabs>
          <w:tab w:val="left" w:pos="2808"/>
        </w:tabs>
        <w:spacing w:before="242"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7</w:t>
      </w:r>
      <w:r w:rsidR="00736E94">
        <w:tab/>
      </w:r>
      <w:r w:rsidR="00736E94">
        <w:tab/>
      </w:r>
      <w:r w:rsidRPr="094368B2">
        <w:rPr>
          <w:rFonts w:ascii="Arial" w:eastAsia="Arial" w:hAnsi="Arial"/>
          <w:color w:val="000000" w:themeColor="text1"/>
          <w:sz w:val="24"/>
          <w:szCs w:val="24"/>
        </w:rPr>
        <w:t>Data Protection</w:t>
      </w:r>
    </w:p>
    <w:p w14:paraId="5D84EBF6" w14:textId="77777777" w:rsidR="00D90B60" w:rsidRPr="004962B0" w:rsidRDefault="094368B2" w:rsidP="094368B2">
      <w:pPr>
        <w:tabs>
          <w:tab w:val="left" w:pos="2808"/>
        </w:tabs>
        <w:spacing w:before="236"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8</w:t>
      </w:r>
      <w:r w:rsidR="00736E94">
        <w:tab/>
      </w:r>
      <w:r w:rsidR="00736E94">
        <w:tab/>
      </w:r>
      <w:r w:rsidRPr="094368B2">
        <w:rPr>
          <w:rFonts w:ascii="Arial" w:eastAsia="Arial" w:hAnsi="Arial"/>
          <w:color w:val="000000" w:themeColor="text1"/>
          <w:sz w:val="24"/>
          <w:szCs w:val="24"/>
        </w:rPr>
        <w:t>Freedom of Information</w:t>
      </w:r>
    </w:p>
    <w:p w14:paraId="4F5D3035" w14:textId="77777777" w:rsidR="00D90B60" w:rsidRPr="004962B0" w:rsidRDefault="094368B2" w:rsidP="094368B2">
      <w:pPr>
        <w:tabs>
          <w:tab w:val="left" w:pos="2808"/>
        </w:tabs>
        <w:spacing w:before="242"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9</w:t>
      </w:r>
      <w:r w:rsidR="00736E94">
        <w:tab/>
      </w:r>
      <w:r w:rsidR="00736E94">
        <w:tab/>
      </w:r>
      <w:r w:rsidRPr="094368B2">
        <w:rPr>
          <w:rFonts w:ascii="Arial" w:eastAsia="Arial" w:hAnsi="Arial"/>
          <w:color w:val="000000" w:themeColor="text1"/>
          <w:sz w:val="24"/>
          <w:szCs w:val="24"/>
        </w:rPr>
        <w:t>Confidential Information</w:t>
      </w:r>
    </w:p>
    <w:p w14:paraId="450F340D" w14:textId="77777777" w:rsidR="00D90B60" w:rsidRPr="004962B0" w:rsidRDefault="094368B2" w:rsidP="094368B2">
      <w:pPr>
        <w:tabs>
          <w:tab w:val="left" w:pos="2808"/>
        </w:tabs>
        <w:spacing w:before="236"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10</w:t>
      </w:r>
      <w:r w:rsidR="00736E94">
        <w:tab/>
      </w:r>
      <w:r w:rsidR="00736E94">
        <w:tab/>
      </w:r>
      <w:r w:rsidRPr="094368B2">
        <w:rPr>
          <w:rFonts w:ascii="Arial" w:eastAsia="Arial" w:hAnsi="Arial"/>
          <w:color w:val="000000" w:themeColor="text1"/>
          <w:sz w:val="24"/>
          <w:szCs w:val="24"/>
        </w:rPr>
        <w:t>Publicity</w:t>
      </w:r>
    </w:p>
    <w:p w14:paraId="734CA58B" w14:textId="77777777" w:rsidR="00D90B60" w:rsidRPr="004962B0" w:rsidRDefault="094368B2" w:rsidP="094368B2">
      <w:pPr>
        <w:tabs>
          <w:tab w:val="left" w:pos="2808"/>
        </w:tabs>
        <w:spacing w:before="242"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11</w:t>
      </w:r>
      <w:r w:rsidR="00736E94">
        <w:tab/>
      </w:r>
      <w:r w:rsidR="00736E94">
        <w:tab/>
      </w:r>
      <w:r w:rsidRPr="094368B2">
        <w:rPr>
          <w:rFonts w:ascii="Arial" w:eastAsia="Arial" w:hAnsi="Arial"/>
          <w:color w:val="000000" w:themeColor="text1"/>
          <w:sz w:val="24"/>
          <w:szCs w:val="24"/>
        </w:rPr>
        <w:t>Publications</w:t>
      </w:r>
    </w:p>
    <w:p w14:paraId="5E77C8FE" w14:textId="77777777" w:rsidR="00D90B60" w:rsidRPr="004962B0" w:rsidRDefault="094368B2" w:rsidP="094368B2">
      <w:pPr>
        <w:tabs>
          <w:tab w:val="left" w:pos="2808"/>
        </w:tabs>
        <w:spacing w:before="236"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12</w:t>
      </w:r>
      <w:r w:rsidR="00736E94">
        <w:tab/>
      </w:r>
      <w:r w:rsidR="00736E94">
        <w:tab/>
      </w:r>
      <w:r w:rsidRPr="094368B2">
        <w:rPr>
          <w:rFonts w:ascii="Arial" w:eastAsia="Arial" w:hAnsi="Arial"/>
          <w:color w:val="000000" w:themeColor="text1"/>
          <w:sz w:val="24"/>
          <w:szCs w:val="24"/>
        </w:rPr>
        <w:t>Intellectual Property</w:t>
      </w:r>
    </w:p>
    <w:p w14:paraId="3466B016" w14:textId="77777777" w:rsidR="00D90B60" w:rsidRPr="004962B0" w:rsidRDefault="094368B2" w:rsidP="094368B2">
      <w:pPr>
        <w:tabs>
          <w:tab w:val="left" w:pos="2808"/>
        </w:tabs>
        <w:spacing w:before="242"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15</w:t>
      </w:r>
      <w:r w:rsidR="00736E94">
        <w:tab/>
      </w:r>
      <w:r w:rsidR="00736E94">
        <w:tab/>
      </w:r>
      <w:r w:rsidRPr="094368B2">
        <w:rPr>
          <w:rFonts w:ascii="Arial" w:eastAsia="Arial" w:hAnsi="Arial"/>
          <w:color w:val="000000" w:themeColor="text1"/>
          <w:sz w:val="24"/>
          <w:szCs w:val="24"/>
        </w:rPr>
        <w:t>Termination</w:t>
      </w:r>
    </w:p>
    <w:p w14:paraId="627E007A" w14:textId="77777777" w:rsidR="00D90B60" w:rsidRPr="004962B0" w:rsidRDefault="094368B2" w:rsidP="094368B2">
      <w:pPr>
        <w:tabs>
          <w:tab w:val="left" w:pos="2808"/>
        </w:tabs>
        <w:spacing w:before="236"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16</w:t>
      </w:r>
      <w:r w:rsidR="00736E94">
        <w:tab/>
      </w:r>
      <w:r w:rsidR="00736E94">
        <w:tab/>
      </w:r>
      <w:r w:rsidRPr="094368B2">
        <w:rPr>
          <w:rFonts w:ascii="Arial" w:eastAsia="Arial" w:hAnsi="Arial"/>
          <w:color w:val="000000" w:themeColor="text1"/>
          <w:sz w:val="24"/>
          <w:szCs w:val="24"/>
        </w:rPr>
        <w:t>Relationship of the Parties</w:t>
      </w:r>
    </w:p>
    <w:p w14:paraId="16E522E9" w14:textId="77777777" w:rsidR="00D90B60" w:rsidRPr="004962B0" w:rsidRDefault="094368B2" w:rsidP="094368B2">
      <w:pPr>
        <w:tabs>
          <w:tab w:val="left" w:pos="2808"/>
        </w:tabs>
        <w:spacing w:before="242"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17</w:t>
      </w:r>
      <w:r w:rsidR="00736E94">
        <w:tab/>
      </w:r>
      <w:r w:rsidR="00736E94">
        <w:tab/>
      </w:r>
      <w:r w:rsidRPr="094368B2">
        <w:rPr>
          <w:rFonts w:ascii="Arial" w:eastAsia="Arial" w:hAnsi="Arial"/>
          <w:color w:val="000000" w:themeColor="text1"/>
          <w:sz w:val="24"/>
          <w:szCs w:val="24"/>
        </w:rPr>
        <w:t>Agreement and Modification</w:t>
      </w:r>
    </w:p>
    <w:p w14:paraId="6F790F45" w14:textId="77777777" w:rsidR="00D90B60" w:rsidRPr="004962B0" w:rsidRDefault="094368B2" w:rsidP="094368B2">
      <w:pPr>
        <w:tabs>
          <w:tab w:val="left" w:pos="2808"/>
        </w:tabs>
        <w:spacing w:before="236"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18</w:t>
      </w:r>
      <w:r w:rsidR="00736E94">
        <w:tab/>
      </w:r>
      <w:r w:rsidR="00736E94">
        <w:tab/>
      </w:r>
      <w:r w:rsidRPr="094368B2">
        <w:rPr>
          <w:rFonts w:ascii="Arial" w:eastAsia="Arial" w:hAnsi="Arial"/>
          <w:color w:val="000000" w:themeColor="text1"/>
          <w:sz w:val="24"/>
          <w:szCs w:val="24"/>
        </w:rPr>
        <w:t>Force Majeure</w:t>
      </w:r>
    </w:p>
    <w:p w14:paraId="124BC6FA" w14:textId="77777777" w:rsidR="00D90B60" w:rsidRPr="004962B0" w:rsidRDefault="094368B2" w:rsidP="094368B2">
      <w:pPr>
        <w:tabs>
          <w:tab w:val="left" w:pos="2808"/>
        </w:tabs>
        <w:spacing w:before="242"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19</w:t>
      </w:r>
      <w:r w:rsidR="00736E94">
        <w:tab/>
      </w:r>
      <w:r w:rsidR="00736E94">
        <w:tab/>
      </w:r>
      <w:r w:rsidRPr="094368B2">
        <w:rPr>
          <w:rFonts w:ascii="Arial" w:eastAsia="Arial" w:hAnsi="Arial"/>
          <w:color w:val="000000" w:themeColor="text1"/>
          <w:sz w:val="24"/>
          <w:szCs w:val="24"/>
        </w:rPr>
        <w:t>Notices</w:t>
      </w:r>
    </w:p>
    <w:p w14:paraId="001D1082" w14:textId="77777777" w:rsidR="00D90B60" w:rsidRPr="004962B0" w:rsidRDefault="094368B2" w:rsidP="094368B2">
      <w:pPr>
        <w:tabs>
          <w:tab w:val="left" w:pos="2808"/>
        </w:tabs>
        <w:spacing w:before="236"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20</w:t>
      </w:r>
      <w:r w:rsidR="00736E94">
        <w:tab/>
      </w:r>
      <w:r w:rsidR="00736E94">
        <w:tab/>
      </w:r>
      <w:r w:rsidRPr="094368B2">
        <w:rPr>
          <w:rFonts w:ascii="Arial" w:eastAsia="Arial" w:hAnsi="Arial"/>
          <w:color w:val="000000" w:themeColor="text1"/>
          <w:sz w:val="24"/>
          <w:szCs w:val="24"/>
        </w:rPr>
        <w:t>Dispute Resolution</w:t>
      </w:r>
    </w:p>
    <w:p w14:paraId="760EFABA" w14:textId="77777777" w:rsidR="00D90B60" w:rsidRPr="004962B0" w:rsidRDefault="094368B2" w:rsidP="094368B2">
      <w:pPr>
        <w:tabs>
          <w:tab w:val="left" w:pos="2808"/>
        </w:tabs>
        <w:spacing w:before="242"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Clause 21</w:t>
      </w:r>
      <w:r w:rsidR="00736E94">
        <w:tab/>
      </w:r>
      <w:r w:rsidR="00736E94">
        <w:tab/>
      </w:r>
      <w:r w:rsidRPr="094368B2">
        <w:rPr>
          <w:rFonts w:ascii="Arial" w:eastAsia="Arial" w:hAnsi="Arial"/>
          <w:color w:val="000000" w:themeColor="text1"/>
          <w:sz w:val="24"/>
          <w:szCs w:val="24"/>
        </w:rPr>
        <w:t>Miscellaneous</w:t>
      </w:r>
    </w:p>
    <w:p w14:paraId="37B5B7EB" w14:textId="77777777" w:rsidR="00D90B60" w:rsidRPr="004962B0" w:rsidRDefault="094368B2" w:rsidP="094368B2">
      <w:pPr>
        <w:spacing w:before="239" w:line="274" w:lineRule="exact"/>
        <w:ind w:left="142" w:right="62"/>
        <w:jc w:val="both"/>
        <w:textAlignment w:val="baseline"/>
        <w:rPr>
          <w:rFonts w:ascii="Arial" w:eastAsia="Arial" w:hAnsi="Arial"/>
          <w:b/>
          <w:bCs/>
          <w:color w:val="000000"/>
          <w:sz w:val="24"/>
          <w:szCs w:val="24"/>
        </w:rPr>
      </w:pPr>
      <w:r w:rsidRPr="094368B2">
        <w:rPr>
          <w:rFonts w:ascii="Arial" w:eastAsia="Arial" w:hAnsi="Arial"/>
          <w:color w:val="000000" w:themeColor="text1"/>
          <w:sz w:val="24"/>
          <w:szCs w:val="24"/>
        </w:rPr>
        <w:t>21.4</w:t>
      </w:r>
      <w:r w:rsidRPr="094368B2">
        <w:rPr>
          <w:rFonts w:ascii="Arial" w:eastAsia="Arial" w:hAnsi="Arial"/>
          <w:b/>
          <w:bCs/>
          <w:color w:val="000000" w:themeColor="text1"/>
          <w:sz w:val="24"/>
          <w:szCs w:val="24"/>
        </w:rPr>
        <w:t xml:space="preserve"> Governing Law and Jurisdiction</w:t>
      </w:r>
    </w:p>
    <w:p w14:paraId="515D8E75" w14:textId="77777777" w:rsidR="00D90B60" w:rsidRPr="004962B0" w:rsidRDefault="094368B2" w:rsidP="094368B2">
      <w:pPr>
        <w:spacing w:line="277"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This Agreement </w:t>
      </w:r>
      <w:proofErr w:type="gramStart"/>
      <w:r w:rsidRPr="094368B2">
        <w:rPr>
          <w:rFonts w:ascii="Arial" w:eastAsia="Arial" w:hAnsi="Arial"/>
          <w:color w:val="000000" w:themeColor="text1"/>
          <w:sz w:val="24"/>
          <w:szCs w:val="24"/>
        </w:rPr>
        <w:t>is governed and construed in accordance with the laws of Ireland</w:t>
      </w:r>
      <w:proofErr w:type="gramEnd"/>
      <w:r w:rsidRPr="094368B2">
        <w:rPr>
          <w:rFonts w:ascii="Arial" w:eastAsia="Arial" w:hAnsi="Arial"/>
          <w:color w:val="000000" w:themeColor="text1"/>
          <w:sz w:val="24"/>
          <w:szCs w:val="24"/>
        </w:rPr>
        <w:t xml:space="preserve"> and the Irish courts shall have exclusive jurisdiction to hear any dispute relating to this Agreement.</w:t>
      </w:r>
    </w:p>
    <w:p w14:paraId="0D2F016A" w14:textId="77777777" w:rsidR="00B04463" w:rsidRPr="004962B0" w:rsidRDefault="00B04463" w:rsidP="094368B2">
      <w:pPr>
        <w:spacing w:line="277" w:lineRule="exact"/>
        <w:ind w:right="62"/>
        <w:jc w:val="both"/>
        <w:textAlignment w:val="baseline"/>
        <w:rPr>
          <w:rFonts w:ascii="Arial" w:eastAsia="Arial" w:hAnsi="Arial"/>
          <w:color w:val="000000"/>
          <w:sz w:val="24"/>
          <w:szCs w:val="24"/>
        </w:rPr>
      </w:pPr>
    </w:p>
    <w:p w14:paraId="5F55E9FE" w14:textId="77777777" w:rsidR="00D90B60" w:rsidRPr="004962B0" w:rsidRDefault="094368B2" w:rsidP="094368B2">
      <w:pPr>
        <w:spacing w:before="236" w:line="277"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21.5 </w:t>
      </w:r>
      <w:r w:rsidRPr="094368B2">
        <w:rPr>
          <w:rFonts w:ascii="Arial" w:eastAsia="Arial" w:hAnsi="Arial"/>
          <w:b/>
          <w:bCs/>
          <w:color w:val="000000" w:themeColor="text1"/>
          <w:sz w:val="24"/>
          <w:szCs w:val="24"/>
        </w:rPr>
        <w:t>Counterparts and Signatures</w:t>
      </w:r>
    </w:p>
    <w:p w14:paraId="7DFE8EBC" w14:textId="0F293D4B" w:rsidR="00D90B60" w:rsidRPr="004962B0" w:rsidRDefault="00736E94" w:rsidP="00961A36">
      <w:pPr>
        <w:spacing w:line="277" w:lineRule="exact"/>
        <w:ind w:left="646" w:right="62"/>
        <w:contextualSpacing/>
        <w:jc w:val="both"/>
        <w:textAlignment w:val="baseline"/>
        <w:rPr>
          <w:rFonts w:ascii="Arial" w:eastAsia="Arial" w:hAnsi="Arial"/>
          <w:color w:val="000000"/>
          <w:sz w:val="24"/>
          <w:szCs w:val="24"/>
        </w:rPr>
      </w:pPr>
      <w:r w:rsidRPr="2D24E174">
        <w:rPr>
          <w:rFonts w:ascii="Arial" w:eastAsia="Arial" w:hAnsi="Arial"/>
          <w:color w:val="000000"/>
          <w:spacing w:val="-1"/>
          <w:sz w:val="24"/>
          <w:szCs w:val="24"/>
        </w:rPr>
        <w:t xml:space="preserve">This Agreement may be executed in any number of counterparts, each of which when executed shall constitute a duplicate original, but all the counterparts shall together constitute the one agreement. This Agreement may be executed </w:t>
      </w:r>
      <w:proofErr w:type="gramStart"/>
      <w:r w:rsidRPr="2D24E174">
        <w:rPr>
          <w:rFonts w:ascii="Arial" w:eastAsia="Arial" w:hAnsi="Arial"/>
          <w:color w:val="000000"/>
          <w:spacing w:val="-1"/>
          <w:sz w:val="24"/>
          <w:szCs w:val="24"/>
        </w:rPr>
        <w:t>throug</w:t>
      </w:r>
      <w:r w:rsidR="00B04463" w:rsidRPr="2D24E174">
        <w:rPr>
          <w:rFonts w:ascii="Arial" w:eastAsia="Arial" w:hAnsi="Arial"/>
          <w:color w:val="000000"/>
          <w:spacing w:val="-1"/>
          <w:sz w:val="24"/>
          <w:szCs w:val="24"/>
        </w:rPr>
        <w:t xml:space="preserve">h </w:t>
      </w:r>
      <w:r w:rsidR="00460174" w:rsidRPr="2D24E174">
        <w:rPr>
          <w:rFonts w:ascii="Arial" w:eastAsia="Arial" w:hAnsi="Arial"/>
          <w:color w:val="000000"/>
          <w:sz w:val="24"/>
          <w:szCs w:val="24"/>
        </w:rPr>
        <w:t>the use of</w:t>
      </w:r>
      <w:proofErr w:type="gramEnd"/>
      <w:r w:rsidR="00460174" w:rsidRPr="2D24E174">
        <w:rPr>
          <w:rFonts w:ascii="Arial" w:eastAsia="Arial" w:hAnsi="Arial"/>
          <w:color w:val="000000"/>
          <w:sz w:val="24"/>
          <w:szCs w:val="24"/>
        </w:rPr>
        <w:t xml:space="preserve"> an electronic signature. Transmission of the executed signature page of a counterpart of this Agreement by (a) fax or (b) email (in PDF, JPEG or other agreed format) to the other Party shall take effect as delivery of an executed counterpart of </w:t>
      </w:r>
      <w:r w:rsidR="00460174" w:rsidRPr="2D24E174">
        <w:rPr>
          <w:rFonts w:ascii="Arial" w:eastAsia="Arial" w:hAnsi="Arial"/>
          <w:color w:val="000000"/>
          <w:sz w:val="24"/>
          <w:szCs w:val="24"/>
        </w:rPr>
        <w:lastRenderedPageBreak/>
        <w:t>this Agreement. If either method of delivery is adopted, without prejudice to the validity of the Agreement thus made, each Party shall provide the others with the original of such counterpart as soon as reasonably possible thereafter. No counterpart shall be effective until each Party has executed and delivered at least one counterpart.</w:t>
      </w:r>
    </w:p>
    <w:p w14:paraId="29B6BDDB" w14:textId="39C3D9B1" w:rsidR="00D90B60" w:rsidRPr="004962B0" w:rsidRDefault="00D90B60" w:rsidP="00961A36">
      <w:pPr>
        <w:ind w:right="62"/>
        <w:jc w:val="both"/>
      </w:pPr>
    </w:p>
    <w:tbl>
      <w:tblPr>
        <w:tblW w:w="962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635"/>
        <w:gridCol w:w="4992"/>
      </w:tblGrid>
      <w:tr w:rsidR="00961A36" w14:paraId="5FFE056B" w14:textId="77777777" w:rsidTr="004B2B0C">
        <w:trPr>
          <w:trHeight w:val="3694"/>
        </w:trPr>
        <w:tc>
          <w:tcPr>
            <w:tcW w:w="4635" w:type="dxa"/>
          </w:tcPr>
          <w:p w14:paraId="08AE6C7E" w14:textId="77777777" w:rsidR="00961A36" w:rsidRPr="004962B0" w:rsidRDefault="00961A36" w:rsidP="00961A36">
            <w:pPr>
              <w:ind w:left="1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Signed for and on behalf of:</w:t>
            </w:r>
          </w:p>
          <w:p w14:paraId="2684E63B" w14:textId="77777777" w:rsidR="00961A36" w:rsidRPr="00961A36" w:rsidRDefault="00961A36" w:rsidP="00961A36">
            <w:pPr>
              <w:ind w:left="120" w:right="62"/>
              <w:jc w:val="both"/>
              <w:textAlignment w:val="baseline"/>
              <w:rPr>
                <w:rFonts w:ascii="Arial" w:eastAsia="Arial" w:hAnsi="Arial"/>
                <w:b/>
                <w:bCs/>
                <w:color w:val="000000"/>
                <w:sz w:val="24"/>
                <w:szCs w:val="24"/>
                <w:highlight w:val="yellow"/>
              </w:rPr>
            </w:pPr>
            <w:r w:rsidRPr="00961A36">
              <w:rPr>
                <w:rFonts w:ascii="Arial" w:eastAsia="Arial" w:hAnsi="Arial"/>
                <w:b/>
                <w:bCs/>
                <w:color w:val="000000" w:themeColor="text1"/>
                <w:sz w:val="24"/>
                <w:szCs w:val="24"/>
                <w:highlight w:val="yellow"/>
              </w:rPr>
              <w:t>[INSERT NAME OF</w:t>
            </w:r>
          </w:p>
          <w:p w14:paraId="538131B6" w14:textId="77777777" w:rsidR="00961A36" w:rsidRPr="00961A36" w:rsidRDefault="00961A36" w:rsidP="00961A36">
            <w:pPr>
              <w:ind w:left="144" w:right="62"/>
              <w:jc w:val="both"/>
              <w:textAlignment w:val="baseline"/>
              <w:rPr>
                <w:rFonts w:ascii="Arial" w:eastAsia="Arial" w:hAnsi="Arial"/>
                <w:b/>
                <w:bCs/>
                <w:color w:val="000000"/>
                <w:sz w:val="24"/>
                <w:szCs w:val="24"/>
                <w:highlight w:val="yellow"/>
              </w:rPr>
            </w:pPr>
            <w:r w:rsidRPr="00961A36">
              <w:rPr>
                <w:rFonts w:ascii="Arial" w:eastAsia="Arial" w:hAnsi="Arial"/>
                <w:b/>
                <w:bCs/>
                <w:color w:val="000000" w:themeColor="text1"/>
                <w:sz w:val="24"/>
                <w:szCs w:val="24"/>
                <w:highlight w:val="yellow"/>
              </w:rPr>
              <w:t>SPONSOR</w:t>
            </w:r>
            <w:r w:rsidRPr="00961A36">
              <w:rPr>
                <w:rFonts w:ascii="Arial" w:eastAsia="Arial" w:hAnsi="Arial"/>
                <w:b/>
                <w:bCs/>
                <w:color w:val="000000"/>
                <w:sz w:val="24"/>
                <w:szCs w:val="24"/>
                <w:highlight w:val="yellow"/>
              </w:rPr>
              <w:t xml:space="preserve"> </w:t>
            </w:r>
            <w:r w:rsidRPr="00961A36">
              <w:rPr>
                <w:rFonts w:ascii="Arial" w:eastAsia="Arial" w:hAnsi="Arial"/>
                <w:b/>
                <w:bCs/>
                <w:color w:val="000000" w:themeColor="text1"/>
                <w:sz w:val="24"/>
                <w:szCs w:val="24"/>
                <w:highlight w:val="yellow"/>
              </w:rPr>
              <w:t>ORGANISATION]</w:t>
            </w:r>
          </w:p>
          <w:p w14:paraId="3E33E477" w14:textId="77777777" w:rsidR="00961A36" w:rsidRDefault="00961A36" w:rsidP="00961A36">
            <w:pPr>
              <w:ind w:right="62"/>
              <w:jc w:val="both"/>
              <w:textAlignment w:val="baseline"/>
              <w:rPr>
                <w:rFonts w:ascii="Arial" w:eastAsia="Arial" w:hAnsi="Arial"/>
                <w:color w:val="000000" w:themeColor="text1"/>
                <w:sz w:val="24"/>
                <w:szCs w:val="24"/>
              </w:rPr>
            </w:pPr>
          </w:p>
          <w:p w14:paraId="37A3DDB3" w14:textId="77777777" w:rsidR="00034F0C" w:rsidRDefault="00034F0C" w:rsidP="00961A36">
            <w:pPr>
              <w:ind w:right="62"/>
              <w:jc w:val="both"/>
              <w:textAlignment w:val="baseline"/>
              <w:rPr>
                <w:rFonts w:ascii="Arial" w:eastAsia="Arial" w:hAnsi="Arial"/>
                <w:color w:val="000000" w:themeColor="text1"/>
                <w:sz w:val="24"/>
                <w:szCs w:val="24"/>
              </w:rPr>
            </w:pPr>
          </w:p>
          <w:p w14:paraId="2C757AD0" w14:textId="77777777" w:rsidR="00961A36" w:rsidRDefault="00961A36" w:rsidP="00961A36">
            <w:pPr>
              <w:ind w:right="62"/>
              <w:jc w:val="both"/>
              <w:textAlignment w:val="baseline"/>
              <w:rPr>
                <w:rFonts w:ascii="Arial" w:eastAsia="Arial" w:hAnsi="Arial"/>
                <w:color w:val="000000" w:themeColor="text1"/>
                <w:sz w:val="24"/>
                <w:szCs w:val="24"/>
              </w:rPr>
            </w:pPr>
          </w:p>
          <w:p w14:paraId="2A3E3214" w14:textId="77777777" w:rsidR="00961A36" w:rsidRDefault="00961A36" w:rsidP="00961A36">
            <w:pPr>
              <w:ind w:right="62"/>
              <w:jc w:val="both"/>
              <w:textAlignment w:val="baseline"/>
              <w:rPr>
                <w:rFonts w:ascii="Arial" w:eastAsia="Arial" w:hAnsi="Arial"/>
                <w:color w:val="000000" w:themeColor="text1"/>
                <w:sz w:val="24"/>
                <w:szCs w:val="24"/>
              </w:rPr>
            </w:pPr>
          </w:p>
          <w:p w14:paraId="1E5CE983" w14:textId="67D70050" w:rsidR="00961A36" w:rsidRPr="004962B0" w:rsidRDefault="00961A36" w:rsidP="00961A36">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Signature:</w:t>
            </w:r>
          </w:p>
          <w:p w14:paraId="1F392358" w14:textId="77777777" w:rsidR="00961A36" w:rsidRDefault="00961A36" w:rsidP="00961A36">
            <w:pPr>
              <w:ind w:right="62"/>
              <w:jc w:val="both"/>
              <w:textAlignment w:val="baseline"/>
              <w:rPr>
                <w:rFonts w:ascii="Arial" w:eastAsia="Arial" w:hAnsi="Arial"/>
                <w:color w:val="000000" w:themeColor="text1"/>
                <w:sz w:val="24"/>
                <w:szCs w:val="24"/>
              </w:rPr>
            </w:pPr>
          </w:p>
          <w:p w14:paraId="1D661C82" w14:textId="77777777" w:rsidR="00961A36" w:rsidRDefault="00961A36" w:rsidP="00961A36">
            <w:pPr>
              <w:ind w:right="62"/>
              <w:jc w:val="both"/>
              <w:textAlignment w:val="baseline"/>
              <w:rPr>
                <w:rFonts w:ascii="Arial" w:eastAsia="Arial" w:hAnsi="Arial"/>
                <w:color w:val="000000" w:themeColor="text1"/>
                <w:sz w:val="24"/>
                <w:szCs w:val="24"/>
              </w:rPr>
            </w:pPr>
          </w:p>
          <w:p w14:paraId="6D770A9F" w14:textId="6E0DAB00" w:rsidR="00961A36" w:rsidRPr="004962B0" w:rsidRDefault="00961A36" w:rsidP="00961A36">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Title:</w:t>
            </w:r>
          </w:p>
          <w:p w14:paraId="0ADF7345" w14:textId="77777777" w:rsidR="00961A36" w:rsidRPr="004962B0" w:rsidRDefault="00961A36" w:rsidP="00961A36">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p w14:paraId="19F46C83" w14:textId="77777777" w:rsidR="00961A36" w:rsidRDefault="00961A36" w:rsidP="00961A36">
            <w:pPr>
              <w:ind w:left="120" w:right="62"/>
              <w:jc w:val="both"/>
              <w:textAlignment w:val="baseline"/>
              <w:rPr>
                <w:rFonts w:ascii="Arial" w:eastAsia="Arial" w:hAnsi="Arial"/>
                <w:color w:val="000000" w:themeColor="text1"/>
                <w:sz w:val="24"/>
                <w:szCs w:val="24"/>
              </w:rPr>
            </w:pPr>
          </w:p>
          <w:p w14:paraId="629E4243" w14:textId="7160644A" w:rsidR="00961A36" w:rsidRPr="004962B0" w:rsidRDefault="00961A36" w:rsidP="008F71F3">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Date:</w:t>
            </w:r>
          </w:p>
        </w:tc>
        <w:tc>
          <w:tcPr>
            <w:tcW w:w="4992" w:type="dxa"/>
          </w:tcPr>
          <w:p w14:paraId="07561B13" w14:textId="77777777" w:rsidR="00961A36" w:rsidRPr="004962B0" w:rsidRDefault="00961A36" w:rsidP="00961A36">
            <w:pPr>
              <w:ind w:left="10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Signed for and on behalf of:</w:t>
            </w:r>
          </w:p>
          <w:p w14:paraId="0D595935" w14:textId="77777777" w:rsidR="00961A36" w:rsidRPr="00961A36" w:rsidRDefault="00961A36" w:rsidP="00961A36">
            <w:pPr>
              <w:ind w:left="115" w:right="62"/>
              <w:jc w:val="both"/>
              <w:textAlignment w:val="baseline"/>
              <w:rPr>
                <w:rFonts w:ascii="Arial" w:eastAsia="Arial" w:hAnsi="Arial"/>
                <w:b/>
                <w:bCs/>
                <w:color w:val="000000"/>
                <w:sz w:val="24"/>
                <w:szCs w:val="24"/>
                <w:highlight w:val="yellow"/>
              </w:rPr>
            </w:pPr>
            <w:r w:rsidRPr="00961A36">
              <w:rPr>
                <w:rFonts w:ascii="Arial" w:eastAsia="Arial" w:hAnsi="Arial"/>
                <w:b/>
                <w:bCs/>
                <w:color w:val="000000" w:themeColor="text1"/>
                <w:sz w:val="24"/>
                <w:szCs w:val="24"/>
                <w:highlight w:val="yellow"/>
              </w:rPr>
              <w:t>[INSERT NAME OF</w:t>
            </w:r>
          </w:p>
          <w:p w14:paraId="566E9AD0" w14:textId="77777777" w:rsidR="00961A36" w:rsidRDefault="00961A36" w:rsidP="00961A36">
            <w:pPr>
              <w:ind w:left="108" w:right="62"/>
              <w:jc w:val="both"/>
              <w:textAlignment w:val="baseline"/>
              <w:rPr>
                <w:rFonts w:ascii="Arial" w:eastAsia="Arial" w:hAnsi="Arial"/>
                <w:b/>
                <w:bCs/>
                <w:color w:val="000000"/>
                <w:sz w:val="24"/>
                <w:szCs w:val="24"/>
              </w:rPr>
            </w:pPr>
            <w:r w:rsidRPr="00961A36">
              <w:rPr>
                <w:rFonts w:ascii="Arial" w:eastAsia="Arial" w:hAnsi="Arial"/>
                <w:b/>
                <w:bCs/>
                <w:color w:val="000000" w:themeColor="text1"/>
                <w:sz w:val="24"/>
                <w:szCs w:val="24"/>
                <w:highlight w:val="yellow"/>
              </w:rPr>
              <w:t>CLINICAL ORGANISATION]</w:t>
            </w:r>
          </w:p>
          <w:p w14:paraId="05A29AF7" w14:textId="77777777" w:rsidR="00961A36" w:rsidRDefault="00961A36" w:rsidP="00961A36">
            <w:pPr>
              <w:ind w:left="108" w:right="62"/>
              <w:jc w:val="both"/>
              <w:textAlignment w:val="baseline"/>
              <w:rPr>
                <w:rFonts w:ascii="Arial" w:eastAsia="Arial" w:hAnsi="Arial"/>
                <w:color w:val="000000" w:themeColor="text1"/>
                <w:sz w:val="24"/>
                <w:szCs w:val="24"/>
              </w:rPr>
            </w:pPr>
          </w:p>
          <w:p w14:paraId="0E9DFA0A" w14:textId="77777777" w:rsidR="00034F0C" w:rsidRDefault="00034F0C" w:rsidP="00961A36">
            <w:pPr>
              <w:ind w:left="108" w:right="62"/>
              <w:jc w:val="both"/>
              <w:textAlignment w:val="baseline"/>
              <w:rPr>
                <w:rFonts w:ascii="Arial" w:eastAsia="Arial" w:hAnsi="Arial"/>
                <w:color w:val="000000" w:themeColor="text1"/>
                <w:sz w:val="24"/>
                <w:szCs w:val="24"/>
              </w:rPr>
            </w:pPr>
          </w:p>
          <w:p w14:paraId="6A838536" w14:textId="77777777" w:rsidR="00034F0C" w:rsidRDefault="00034F0C" w:rsidP="00961A36">
            <w:pPr>
              <w:ind w:left="108" w:right="62"/>
              <w:jc w:val="both"/>
              <w:textAlignment w:val="baseline"/>
              <w:rPr>
                <w:rFonts w:ascii="Arial" w:eastAsia="Arial" w:hAnsi="Arial"/>
                <w:color w:val="000000" w:themeColor="text1"/>
                <w:sz w:val="24"/>
                <w:szCs w:val="24"/>
              </w:rPr>
            </w:pPr>
          </w:p>
          <w:p w14:paraId="2EA5BAFB" w14:textId="77777777" w:rsidR="00034F0C" w:rsidRDefault="00034F0C" w:rsidP="00961A36">
            <w:pPr>
              <w:ind w:left="108" w:right="62"/>
              <w:jc w:val="both"/>
              <w:textAlignment w:val="baseline"/>
              <w:rPr>
                <w:rFonts w:ascii="Arial" w:eastAsia="Arial" w:hAnsi="Arial"/>
                <w:color w:val="000000" w:themeColor="text1"/>
                <w:sz w:val="24"/>
                <w:szCs w:val="24"/>
              </w:rPr>
            </w:pPr>
          </w:p>
          <w:p w14:paraId="5DD8EA34" w14:textId="44E7A49B" w:rsidR="00961A36" w:rsidRPr="00961A36" w:rsidRDefault="00961A36" w:rsidP="00961A36">
            <w:pPr>
              <w:ind w:left="108" w:right="62"/>
              <w:jc w:val="both"/>
              <w:textAlignment w:val="baseline"/>
              <w:rPr>
                <w:rFonts w:ascii="Arial" w:eastAsia="Arial" w:hAnsi="Arial"/>
                <w:b/>
                <w:bCs/>
                <w:color w:val="000000"/>
                <w:sz w:val="24"/>
                <w:szCs w:val="24"/>
                <w:highlight w:val="yellow"/>
              </w:rPr>
            </w:pPr>
            <w:r w:rsidRPr="094368B2">
              <w:rPr>
                <w:rFonts w:ascii="Arial" w:eastAsia="Arial" w:hAnsi="Arial"/>
                <w:color w:val="000000" w:themeColor="text1"/>
                <w:sz w:val="24"/>
                <w:szCs w:val="24"/>
              </w:rPr>
              <w:t>Signature:</w:t>
            </w:r>
          </w:p>
          <w:p w14:paraId="3A9FD3F4" w14:textId="77777777" w:rsidR="00961A36" w:rsidRDefault="00961A36" w:rsidP="00961A36">
            <w:pPr>
              <w:ind w:right="62"/>
              <w:jc w:val="both"/>
              <w:textAlignment w:val="baseline"/>
              <w:rPr>
                <w:rFonts w:ascii="Arial" w:eastAsia="Arial" w:hAnsi="Arial"/>
                <w:color w:val="000000" w:themeColor="text1"/>
                <w:sz w:val="24"/>
                <w:szCs w:val="24"/>
              </w:rPr>
            </w:pPr>
            <w:r w:rsidRPr="094368B2">
              <w:rPr>
                <w:rFonts w:ascii="Arial" w:eastAsia="Arial" w:hAnsi="Arial"/>
                <w:color w:val="000000" w:themeColor="text1"/>
                <w:sz w:val="24"/>
                <w:szCs w:val="24"/>
              </w:rPr>
              <w:t xml:space="preserve"> </w:t>
            </w:r>
          </w:p>
          <w:p w14:paraId="44F2CEC7" w14:textId="77777777" w:rsidR="00961A36" w:rsidRDefault="00961A36" w:rsidP="00961A36">
            <w:pPr>
              <w:ind w:right="62"/>
              <w:jc w:val="both"/>
              <w:textAlignment w:val="baseline"/>
              <w:rPr>
                <w:rFonts w:ascii="Arial" w:eastAsia="Arial" w:hAnsi="Arial"/>
                <w:color w:val="000000" w:themeColor="text1"/>
                <w:sz w:val="24"/>
                <w:szCs w:val="24"/>
              </w:rPr>
            </w:pPr>
          </w:p>
          <w:p w14:paraId="659DB69D" w14:textId="209310A8" w:rsidR="00961A36" w:rsidRPr="004962B0" w:rsidRDefault="00961A36" w:rsidP="00961A36">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Title:</w:t>
            </w:r>
          </w:p>
          <w:p w14:paraId="66CE38C5" w14:textId="77777777" w:rsidR="00961A36" w:rsidRDefault="00961A36" w:rsidP="00961A36">
            <w:pPr>
              <w:ind w:right="62"/>
              <w:jc w:val="both"/>
              <w:textAlignment w:val="baseline"/>
              <w:rPr>
                <w:rFonts w:ascii="Arial" w:eastAsia="Arial" w:hAnsi="Arial"/>
                <w:color w:val="000000" w:themeColor="text1"/>
                <w:sz w:val="24"/>
                <w:szCs w:val="24"/>
              </w:rPr>
            </w:pPr>
            <w:r w:rsidRPr="094368B2">
              <w:rPr>
                <w:rFonts w:ascii="Arial" w:eastAsia="Arial" w:hAnsi="Arial"/>
                <w:color w:val="000000" w:themeColor="text1"/>
                <w:sz w:val="24"/>
                <w:szCs w:val="24"/>
              </w:rPr>
              <w:t xml:space="preserve"> </w:t>
            </w:r>
          </w:p>
          <w:p w14:paraId="068E97E9" w14:textId="77777777" w:rsidR="00961A36" w:rsidRDefault="00961A36" w:rsidP="00961A36">
            <w:pPr>
              <w:ind w:right="62"/>
              <w:jc w:val="both"/>
              <w:textAlignment w:val="baseline"/>
              <w:rPr>
                <w:rFonts w:ascii="Arial" w:eastAsia="Arial" w:hAnsi="Arial"/>
                <w:color w:val="000000" w:themeColor="text1"/>
                <w:sz w:val="24"/>
                <w:szCs w:val="24"/>
              </w:rPr>
            </w:pPr>
          </w:p>
          <w:p w14:paraId="6C60FE05" w14:textId="1064D00F" w:rsidR="00961A36" w:rsidRPr="004962B0" w:rsidRDefault="00961A36" w:rsidP="00961A36">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Date:</w:t>
            </w:r>
          </w:p>
        </w:tc>
      </w:tr>
    </w:tbl>
    <w:p w14:paraId="5550A1C2" w14:textId="77777777" w:rsidR="00D90B60" w:rsidRPr="004962B0" w:rsidRDefault="00D90B60" w:rsidP="00B04463">
      <w:pPr>
        <w:ind w:right="62"/>
        <w:jc w:val="both"/>
        <w:sectPr w:rsidR="00D90B60" w:rsidRPr="004962B0" w:rsidSect="005F62C9">
          <w:pgSz w:w="11909" w:h="16838"/>
          <w:pgMar w:top="1304" w:right="1060" w:bottom="1361" w:left="1287" w:header="624" w:footer="720" w:gutter="0"/>
          <w:cols w:space="720"/>
          <w:docGrid w:linePitch="299"/>
        </w:sectPr>
      </w:pPr>
    </w:p>
    <w:p w14:paraId="3FD6A7F7" w14:textId="77777777" w:rsidR="003F25E7" w:rsidRDefault="003F25E7" w:rsidP="00DF5BD4">
      <w:pPr>
        <w:spacing w:after="120" w:line="499" w:lineRule="exact"/>
        <w:ind w:left="74" w:right="62"/>
        <w:jc w:val="both"/>
        <w:textAlignment w:val="baseline"/>
        <w:rPr>
          <w:rFonts w:ascii="Arial" w:eastAsia="Arial" w:hAnsi="Arial"/>
          <w:b/>
          <w:bCs/>
          <w:color w:val="005EB8"/>
          <w:w w:val="105"/>
          <w:sz w:val="40"/>
          <w:szCs w:val="40"/>
        </w:rPr>
      </w:pPr>
    </w:p>
    <w:p w14:paraId="115A832B" w14:textId="3F6C7BD0" w:rsidR="00D90B60" w:rsidRPr="004962B0" w:rsidRDefault="00460174" w:rsidP="00DF5BD4">
      <w:pPr>
        <w:spacing w:after="120" w:line="499" w:lineRule="exact"/>
        <w:ind w:left="74" w:right="62"/>
        <w:jc w:val="both"/>
        <w:textAlignment w:val="baseline"/>
        <w:rPr>
          <w:rFonts w:ascii="Arial" w:eastAsia="Arial" w:hAnsi="Arial"/>
          <w:b/>
          <w:bCs/>
          <w:color w:val="005EB8"/>
          <w:w w:val="105"/>
          <w:sz w:val="40"/>
          <w:szCs w:val="40"/>
        </w:rPr>
      </w:pPr>
      <w:r w:rsidRPr="094368B2">
        <w:rPr>
          <w:rFonts w:ascii="Arial" w:eastAsia="Arial" w:hAnsi="Arial"/>
          <w:b/>
          <w:bCs/>
          <w:color w:val="005EB8"/>
          <w:w w:val="105"/>
          <w:sz w:val="40"/>
          <w:szCs w:val="40"/>
        </w:rPr>
        <w:t>Appendix 1: Timelines and Responsibilities of the Parties</w:t>
      </w:r>
    </w:p>
    <w:p w14:paraId="5866CD7B" w14:textId="77777777" w:rsidR="00D90B60" w:rsidRPr="004962B0" w:rsidRDefault="005656EE" w:rsidP="094368B2">
      <w:pPr>
        <w:ind w:right="62"/>
        <w:jc w:val="both"/>
        <w:rPr>
          <w:sz w:val="2"/>
          <w:szCs w:val="2"/>
        </w:rPr>
      </w:pPr>
      <w:r>
        <w:rPr>
          <w:noProof/>
          <w:lang w:val="en-IE" w:eastAsia="en-IE"/>
        </w:rPr>
        <mc:AlternateContent>
          <mc:Choice Requires="wps">
            <w:drawing>
              <wp:anchor distT="0" distB="0" distL="0" distR="0" simplePos="0" relativeHeight="251662336" behindDoc="1" locked="0" layoutInCell="1" allowOverlap="1" wp14:anchorId="7C5810F1" wp14:editId="6EC363D4">
                <wp:simplePos x="0" y="0"/>
                <wp:positionH relativeFrom="page">
                  <wp:posOffset>822573</wp:posOffset>
                </wp:positionH>
                <wp:positionV relativeFrom="page">
                  <wp:posOffset>1433885</wp:posOffset>
                </wp:positionV>
                <wp:extent cx="5934710" cy="883920"/>
                <wp:effectExtent l="0" t="0" r="0" b="0"/>
                <wp:wrapSquare wrapText="bothSides"/>
                <wp:docPr id="915323170" name="Text 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34710" cy="883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10C57" w14:textId="77777777" w:rsidR="00C84C37" w:rsidRDefault="00C84C37" w:rsidP="00A5578B">
                            <w:pPr>
                              <w:spacing w:after="2" w:line="275" w:lineRule="exact"/>
                              <w:jc w:val="both"/>
                              <w:textAlignment w:val="baseline"/>
                              <w:rPr>
                                <w:rFonts w:ascii="Arial" w:eastAsia="Arial" w:hAnsi="Arial"/>
                                <w:color w:val="000000"/>
                                <w:sz w:val="24"/>
                              </w:rPr>
                            </w:pPr>
                            <w:r w:rsidRPr="006A5B7B">
                              <w:rPr>
                                <w:rFonts w:ascii="Arial" w:eastAsia="Arial" w:hAnsi="Arial"/>
                                <w:color w:val="000000"/>
                                <w:sz w:val="24"/>
                                <w:highlight w:val="yellow"/>
                              </w:rPr>
                              <w:t xml:space="preserve">The milestones and division of responsibility set out below </w:t>
                            </w:r>
                            <w:proofErr w:type="gramStart"/>
                            <w:r w:rsidRPr="006A5B7B">
                              <w:rPr>
                                <w:rFonts w:ascii="Arial" w:eastAsia="Arial" w:hAnsi="Arial"/>
                                <w:color w:val="000000"/>
                                <w:sz w:val="24"/>
                                <w:highlight w:val="yellow"/>
                              </w:rPr>
                              <w:t>are provided</w:t>
                            </w:r>
                            <w:proofErr w:type="gramEnd"/>
                            <w:r w:rsidRPr="006A5B7B">
                              <w:rPr>
                                <w:rFonts w:ascii="Arial" w:eastAsia="Arial" w:hAnsi="Arial"/>
                                <w:color w:val="000000"/>
                                <w:sz w:val="24"/>
                                <w:highlight w:val="yellow"/>
                              </w:rPr>
                              <w:t xml:space="preserve"> as examples only. The milestones for each Clinical Trial are to </w:t>
                            </w:r>
                            <w:proofErr w:type="gramStart"/>
                            <w:r w:rsidRPr="006A5B7B">
                              <w:rPr>
                                <w:rFonts w:ascii="Arial" w:eastAsia="Arial" w:hAnsi="Arial"/>
                                <w:color w:val="000000"/>
                                <w:sz w:val="24"/>
                                <w:highlight w:val="yellow"/>
                              </w:rPr>
                              <w:t>be agreed</w:t>
                            </w:r>
                            <w:proofErr w:type="gramEnd"/>
                            <w:r w:rsidRPr="006A5B7B">
                              <w:rPr>
                                <w:rFonts w:ascii="Arial" w:eastAsia="Arial" w:hAnsi="Arial"/>
                                <w:color w:val="000000"/>
                                <w:sz w:val="24"/>
                                <w:highlight w:val="yellow"/>
                              </w:rPr>
                              <w:t xml:space="preserve"> between the Sponsor and the Clinical Organisation in accordance with the specific Clinical Trial arrangements that are applicable at each Site. Please remove this text once the document </w:t>
                            </w:r>
                            <w:proofErr w:type="gramStart"/>
                            <w:r w:rsidRPr="006A5B7B">
                              <w:rPr>
                                <w:rFonts w:ascii="Arial" w:eastAsia="Arial" w:hAnsi="Arial"/>
                                <w:color w:val="000000"/>
                                <w:sz w:val="24"/>
                                <w:highlight w:val="yellow"/>
                              </w:rPr>
                              <w:t>has been agreed</w:t>
                            </w:r>
                            <w:proofErr w:type="gramEnd"/>
                            <w:r w:rsidRPr="006A5B7B">
                              <w:rPr>
                                <w:rFonts w:ascii="Arial" w:eastAsia="Arial" w:hAnsi="Arial"/>
                                <w:color w:val="000000"/>
                                <w:sz w:val="24"/>
                                <w:highlight w:val="yellow"/>
                              </w:rPr>
                              <w:t xml:space="preserve"> for the Clinical Trial.</w:t>
                            </w:r>
                          </w:p>
                          <w:p w14:paraId="5C2340B8" w14:textId="77777777" w:rsidR="00C84C37" w:rsidRDefault="00C84C37" w:rsidP="00CE49D2">
                            <w:pPr>
                              <w:spacing w:after="2" w:line="275" w:lineRule="exact"/>
                              <w:textAlignment w:val="baseline"/>
                              <w:rPr>
                                <w:rFonts w:ascii="Arial" w:eastAsia="Arial" w:hAnsi="Arial"/>
                                <w:color w:val="000000"/>
                                <w:sz w:val="24"/>
                              </w:rPr>
                            </w:pPr>
                          </w:p>
                          <w:p w14:paraId="4F76A7E3" w14:textId="77777777" w:rsidR="00C84C37" w:rsidRDefault="00C84C37" w:rsidP="00CE49D2">
                            <w:pPr>
                              <w:spacing w:after="2" w:line="275" w:lineRule="exact"/>
                              <w:textAlignment w:val="baseline"/>
                              <w:rPr>
                                <w:rFonts w:ascii="Arial" w:eastAsia="Arial" w:hAnsi="Arial"/>
                                <w:color w:val="000000"/>
                                <w:sz w:val="24"/>
                              </w:rPr>
                            </w:pPr>
                          </w:p>
                          <w:p w14:paraId="16138F87" w14:textId="77777777" w:rsidR="00C84C37" w:rsidRDefault="00C84C37">
                            <w:pPr>
                              <w:textAlignment w:val="baseline"/>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C5810F1" id="Text Box 423" o:spid="_x0000_s1029" type="#_x0000_t202" style="position:absolute;left:0;text-align:left;margin-left:64.75pt;margin-top:112.9pt;width:467.3pt;height:69.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" filled="f" stroked="f">
                <v:path arrowok="t"/>
                <v:textbox inset="0,0,0,0">
                  <w:txbxContent>
                    <w:p w14:paraId="2E610C57" w14:textId="77777777" w:rsidR="00C84C37" w:rsidRDefault="00C84C37" w:rsidP="00A5578B">
                      <w:pPr>
                        <w:spacing w:after="2" w:line="275" w:lineRule="exact"/>
                        <w:jc w:val="both"/>
                        <w:textAlignment w:val="baseline"/>
                        <w:rPr>
                          <w:rFonts w:ascii="Arial" w:eastAsia="Arial" w:hAnsi="Arial"/>
                          <w:color w:val="000000"/>
                          <w:sz w:val="24"/>
                        </w:rPr>
                      </w:pPr>
                      <w:r w:rsidRPr="006A5B7B">
                        <w:rPr>
                          <w:rFonts w:ascii="Arial" w:eastAsia="Arial" w:hAnsi="Arial"/>
                          <w:color w:val="000000"/>
                          <w:sz w:val="24"/>
                          <w:highlight w:val="yellow"/>
                        </w:rPr>
                        <w:t>The milestones and division of responsibility set out below are provided as examples only. The milestones for each Clinical Trial are to be agreed between the Sponsor and the Clinical Organisation in accordance with the specific Clinical Trial arrangements that are applicable at each Site. Please remove this text once the document has been agreed for the Clinical Trial.</w:t>
                      </w:r>
                    </w:p>
                    <w:p w14:paraId="5C2340B8" w14:textId="77777777" w:rsidR="00C84C37" w:rsidRDefault="00C84C37" w:rsidP="00CE49D2">
                      <w:pPr>
                        <w:spacing w:after="2" w:line="275" w:lineRule="exact"/>
                        <w:textAlignment w:val="baseline"/>
                        <w:rPr>
                          <w:rFonts w:ascii="Arial" w:eastAsia="Arial" w:hAnsi="Arial"/>
                          <w:color w:val="000000"/>
                          <w:sz w:val="24"/>
                        </w:rPr>
                      </w:pPr>
                    </w:p>
                    <w:p w14:paraId="4F76A7E3" w14:textId="77777777" w:rsidR="00C84C37" w:rsidRDefault="00C84C37" w:rsidP="00CE49D2">
                      <w:pPr>
                        <w:spacing w:after="2" w:line="275" w:lineRule="exact"/>
                        <w:textAlignment w:val="baseline"/>
                        <w:rPr>
                          <w:rFonts w:ascii="Arial" w:eastAsia="Arial" w:hAnsi="Arial"/>
                          <w:color w:val="000000"/>
                          <w:sz w:val="24"/>
                        </w:rPr>
                      </w:pPr>
                    </w:p>
                    <w:p w14:paraId="16138F87" w14:textId="77777777" w:rsidR="00C84C37" w:rsidRDefault="00C84C37">
                      <w:pPr>
                        <w:textAlignment w:val="baseline"/>
                      </w:pPr>
                    </w:p>
                  </w:txbxContent>
                </v:textbox>
                <w10:wrap type="square" anchorx="page" anchory="page"/>
              </v:shape>
            </w:pict>
          </mc:Fallback>
        </mc:AlternateContent>
      </w:r>
    </w:p>
    <w:tbl>
      <w:tblPr>
        <w:tblW w:w="0" w:type="auto"/>
        <w:tblInd w:w="70" w:type="dxa"/>
        <w:tblLayout w:type="fixed"/>
        <w:tblCellMar>
          <w:left w:w="0" w:type="dxa"/>
          <w:right w:w="0" w:type="dxa"/>
        </w:tblCellMar>
        <w:tblLook w:val="04A0" w:firstRow="1" w:lastRow="0" w:firstColumn="1" w:lastColumn="0" w:noHBand="0" w:noVBand="1"/>
      </w:tblPr>
      <w:tblGrid>
        <w:gridCol w:w="2006"/>
        <w:gridCol w:w="2314"/>
        <w:gridCol w:w="2268"/>
        <w:gridCol w:w="2693"/>
      </w:tblGrid>
      <w:tr w:rsidR="00B73688" w14:paraId="638B8055" w14:textId="77777777" w:rsidTr="00556B1E">
        <w:trPr>
          <w:trHeight w:hRule="exact" w:val="1358"/>
        </w:trPr>
        <w:tc>
          <w:tcPr>
            <w:tcW w:w="2006" w:type="dxa"/>
            <w:tcBorders>
              <w:top w:val="single" w:sz="4" w:space="0" w:color="auto"/>
              <w:left w:val="single" w:sz="4" w:space="0" w:color="auto"/>
              <w:bottom w:val="single" w:sz="4" w:space="0" w:color="auto"/>
              <w:right w:val="single" w:sz="4" w:space="0" w:color="auto"/>
            </w:tcBorders>
          </w:tcPr>
          <w:p w14:paraId="7AE5BEBF" w14:textId="77777777" w:rsidR="00B73688" w:rsidRPr="004962B0" w:rsidRDefault="094368B2" w:rsidP="094368B2">
            <w:pPr>
              <w:spacing w:before="377" w:after="700" w:line="277" w:lineRule="exact"/>
              <w:ind w:left="111"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Milestone</w:t>
            </w:r>
          </w:p>
        </w:tc>
        <w:tc>
          <w:tcPr>
            <w:tcW w:w="2314" w:type="dxa"/>
            <w:tcBorders>
              <w:top w:val="single" w:sz="5" w:space="0" w:color="000000" w:themeColor="text1"/>
              <w:left w:val="single" w:sz="4" w:space="0" w:color="auto"/>
              <w:bottom w:val="single" w:sz="5" w:space="0" w:color="000000" w:themeColor="text1"/>
              <w:right w:val="single" w:sz="5" w:space="0" w:color="000000" w:themeColor="text1"/>
            </w:tcBorders>
          </w:tcPr>
          <w:p w14:paraId="5AD3A823" w14:textId="77777777" w:rsidR="00B73688" w:rsidRPr="004962B0" w:rsidRDefault="094368B2" w:rsidP="094368B2">
            <w:pPr>
              <w:spacing w:before="258" w:after="542" w:line="277" w:lineRule="exact"/>
              <w:ind w:left="10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Sponsor responsibility</w:t>
            </w:r>
          </w:p>
        </w:tc>
        <w:tc>
          <w:tcPr>
            <w:tcW w:w="2268" w:type="dxa"/>
            <w:tcBorders>
              <w:top w:val="single" w:sz="5" w:space="0" w:color="000000" w:themeColor="text1"/>
              <w:left w:val="single" w:sz="5" w:space="0" w:color="000000" w:themeColor="text1"/>
              <w:bottom w:val="single" w:sz="5" w:space="0" w:color="000000" w:themeColor="text1"/>
              <w:right w:val="single" w:sz="4" w:space="0" w:color="auto"/>
            </w:tcBorders>
          </w:tcPr>
          <w:p w14:paraId="04E61F36" w14:textId="77777777" w:rsidR="00B73688" w:rsidRPr="004962B0" w:rsidRDefault="094368B2" w:rsidP="094368B2">
            <w:pPr>
              <w:spacing w:before="135" w:after="388" w:line="277"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 xml:space="preserve">Clinical </w:t>
            </w:r>
            <w:r w:rsidR="00B73688">
              <w:br/>
            </w:r>
            <w:r w:rsidRPr="094368B2">
              <w:rPr>
                <w:rFonts w:ascii="Arial" w:eastAsia="Arial" w:hAnsi="Arial"/>
                <w:b/>
                <w:bCs/>
                <w:color w:val="000000" w:themeColor="text1"/>
                <w:sz w:val="24"/>
                <w:szCs w:val="24"/>
              </w:rPr>
              <w:t xml:space="preserve">Organisation </w:t>
            </w:r>
            <w:r w:rsidR="00B73688">
              <w:br/>
            </w:r>
            <w:r w:rsidRPr="094368B2">
              <w:rPr>
                <w:rFonts w:ascii="Arial" w:eastAsia="Arial" w:hAnsi="Arial"/>
                <w:b/>
                <w:bCs/>
                <w:color w:val="000000" w:themeColor="text1"/>
                <w:sz w:val="24"/>
                <w:szCs w:val="24"/>
              </w:rPr>
              <w:t>responsibility</w:t>
            </w:r>
          </w:p>
        </w:tc>
        <w:tc>
          <w:tcPr>
            <w:tcW w:w="2693" w:type="dxa"/>
            <w:tcBorders>
              <w:top w:val="single" w:sz="4" w:space="0" w:color="auto"/>
              <w:left w:val="single" w:sz="4" w:space="0" w:color="auto"/>
              <w:bottom w:val="single" w:sz="4" w:space="0" w:color="auto"/>
              <w:right w:val="single" w:sz="4" w:space="0" w:color="auto"/>
            </w:tcBorders>
          </w:tcPr>
          <w:p w14:paraId="0B47FB97" w14:textId="77777777" w:rsidR="00B73688" w:rsidRPr="004962B0" w:rsidRDefault="094368B2" w:rsidP="00556B1E">
            <w:pPr>
              <w:spacing w:before="136" w:after="110" w:line="277" w:lineRule="exact"/>
              <w:ind w:left="108" w:right="62"/>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Target date for completion at Site</w:t>
            </w:r>
          </w:p>
        </w:tc>
      </w:tr>
      <w:tr w:rsidR="00B73688" w14:paraId="7108EC54" w14:textId="77777777" w:rsidTr="00556B1E">
        <w:trPr>
          <w:trHeight w:hRule="exact" w:val="125"/>
        </w:trPr>
        <w:tc>
          <w:tcPr>
            <w:tcW w:w="200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79C72AB8" w14:textId="77777777" w:rsidR="00B73688" w:rsidRPr="004962B0" w:rsidRDefault="094368B2" w:rsidP="094368B2">
            <w:pPr>
              <w:spacing w:before="132" w:after="102" w:line="277" w:lineRule="exact"/>
              <w:ind w:left="108" w:right="62"/>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Site Initiation </w:t>
            </w:r>
            <w:r w:rsidR="00B73688">
              <w:br/>
            </w:r>
            <w:r w:rsidRPr="094368B2">
              <w:rPr>
                <w:rFonts w:ascii="Arial" w:eastAsia="Arial" w:hAnsi="Arial"/>
                <w:color w:val="000000" w:themeColor="text1"/>
                <w:sz w:val="24"/>
                <w:szCs w:val="24"/>
              </w:rPr>
              <w:t>visit</w:t>
            </w:r>
          </w:p>
        </w:tc>
        <w:tc>
          <w:tcPr>
            <w:tcW w:w="2314" w:type="dxa"/>
            <w:tcBorders>
              <w:top w:val="single" w:sz="5" w:space="0" w:color="000000" w:themeColor="text1"/>
              <w:left w:val="single" w:sz="4" w:space="0" w:color="auto"/>
              <w:right w:val="single" w:sz="5" w:space="0" w:color="000000" w:themeColor="text1"/>
            </w:tcBorders>
          </w:tcPr>
          <w:p w14:paraId="68BEDFFC"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268" w:type="dxa"/>
            <w:tcBorders>
              <w:top w:val="single" w:sz="5" w:space="0" w:color="000000" w:themeColor="text1"/>
              <w:left w:val="single" w:sz="5" w:space="0" w:color="000000" w:themeColor="text1"/>
              <w:right w:val="single" w:sz="4" w:space="0" w:color="auto"/>
            </w:tcBorders>
          </w:tcPr>
          <w:p w14:paraId="7DA3AC39"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0B12F335" w14:textId="77777777" w:rsidR="00B73688" w:rsidRPr="004962B0" w:rsidRDefault="094368B2" w:rsidP="094368B2">
            <w:pPr>
              <w:spacing w:before="132" w:after="102" w:line="277" w:lineRule="exact"/>
              <w:ind w:left="108" w:right="62"/>
              <w:jc w:val="both"/>
              <w:textAlignment w:val="baseline"/>
              <w:rPr>
                <w:rFonts w:ascii="Arial" w:eastAsia="Arial" w:hAnsi="Arial"/>
                <w:color w:val="000000"/>
                <w:sz w:val="24"/>
                <w:szCs w:val="24"/>
                <w:highlight w:val="yellow"/>
              </w:rPr>
            </w:pPr>
            <w:r w:rsidRPr="094368B2">
              <w:rPr>
                <w:rFonts w:ascii="Arial" w:eastAsia="Arial" w:hAnsi="Arial"/>
                <w:color w:val="000000" w:themeColor="text1"/>
                <w:sz w:val="24"/>
                <w:szCs w:val="24"/>
                <w:highlight w:val="yellow"/>
              </w:rPr>
              <w:t xml:space="preserve">[ENTER </w:t>
            </w:r>
            <w:r w:rsidR="00B73688">
              <w:br/>
            </w:r>
            <w:r w:rsidRPr="094368B2">
              <w:rPr>
                <w:rFonts w:ascii="Arial" w:eastAsia="Arial" w:hAnsi="Arial"/>
                <w:color w:val="000000" w:themeColor="text1"/>
                <w:sz w:val="24"/>
                <w:szCs w:val="24"/>
                <w:highlight w:val="yellow"/>
              </w:rPr>
              <w:t>DATE]</w:t>
            </w:r>
          </w:p>
        </w:tc>
      </w:tr>
      <w:tr w:rsidR="00B73688" w14:paraId="7BE6A6AC" w14:textId="77777777" w:rsidTr="00556B1E">
        <w:trPr>
          <w:trHeight w:hRule="exact" w:val="279"/>
        </w:trPr>
        <w:tc>
          <w:tcPr>
            <w:tcW w:w="200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7E5F3591" w14:textId="77777777" w:rsidR="00B73688" w:rsidRPr="004962B0" w:rsidRDefault="00B73688" w:rsidP="00B04463">
            <w:pPr>
              <w:ind w:right="62"/>
            </w:pPr>
          </w:p>
        </w:tc>
        <w:tc>
          <w:tcPr>
            <w:tcW w:w="2314" w:type="dxa"/>
            <w:tcBorders>
              <w:left w:val="single" w:sz="4" w:space="0" w:color="auto"/>
              <w:right w:val="single" w:sz="5" w:space="0" w:color="000000" w:themeColor="text1"/>
            </w:tcBorders>
            <w:vAlign w:val="center"/>
          </w:tcPr>
          <w:p w14:paraId="259700FA" w14:textId="77777777" w:rsidR="00B73688" w:rsidRPr="004962B0" w:rsidRDefault="094368B2" w:rsidP="094368B2">
            <w:pPr>
              <w:spacing w:line="272" w:lineRule="exact"/>
              <w:ind w:left="111"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Yes</w:t>
            </w:r>
          </w:p>
        </w:tc>
        <w:tc>
          <w:tcPr>
            <w:tcW w:w="2268" w:type="dxa"/>
            <w:tcBorders>
              <w:left w:val="single" w:sz="5" w:space="0" w:color="000000" w:themeColor="text1"/>
              <w:right w:val="single" w:sz="4" w:space="0" w:color="auto"/>
            </w:tcBorders>
            <w:vAlign w:val="center"/>
          </w:tcPr>
          <w:p w14:paraId="2D0D2FB1" w14:textId="77777777" w:rsidR="00B73688" w:rsidRPr="004962B0" w:rsidRDefault="094368B2" w:rsidP="094368B2">
            <w:pPr>
              <w:spacing w:line="272" w:lineRule="exact"/>
              <w:ind w:left="110"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Yes</w:t>
            </w:r>
          </w:p>
        </w:tc>
        <w:tc>
          <w:tcPr>
            <w:tcW w:w="269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6DEB6DF8" w14:textId="77777777" w:rsidR="00B73688" w:rsidRPr="004962B0" w:rsidRDefault="00B73688" w:rsidP="00B04463">
            <w:pPr>
              <w:ind w:right="62"/>
              <w:jc w:val="both"/>
              <w:rPr>
                <w:highlight w:val="yellow"/>
              </w:rPr>
            </w:pPr>
          </w:p>
        </w:tc>
      </w:tr>
      <w:tr w:rsidR="00B73688" w14:paraId="1467E3AE" w14:textId="77777777" w:rsidTr="00556B1E">
        <w:trPr>
          <w:trHeight w:hRule="exact" w:val="398"/>
        </w:trPr>
        <w:tc>
          <w:tcPr>
            <w:tcW w:w="200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5A94FDC2" w14:textId="77777777" w:rsidR="00B73688" w:rsidRPr="004962B0" w:rsidRDefault="00B73688" w:rsidP="00B04463">
            <w:pPr>
              <w:ind w:right="62"/>
            </w:pPr>
          </w:p>
        </w:tc>
        <w:tc>
          <w:tcPr>
            <w:tcW w:w="2314" w:type="dxa"/>
            <w:tcBorders>
              <w:left w:val="single" w:sz="4" w:space="0" w:color="auto"/>
              <w:bottom w:val="single" w:sz="5" w:space="0" w:color="000000" w:themeColor="text1"/>
              <w:right w:val="single" w:sz="5" w:space="0" w:color="000000" w:themeColor="text1"/>
            </w:tcBorders>
          </w:tcPr>
          <w:p w14:paraId="20D7DD43"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268" w:type="dxa"/>
            <w:tcBorders>
              <w:left w:val="single" w:sz="5" w:space="0" w:color="000000" w:themeColor="text1"/>
              <w:bottom w:val="single" w:sz="5" w:space="0" w:color="000000" w:themeColor="text1"/>
              <w:right w:val="single" w:sz="4" w:space="0" w:color="auto"/>
            </w:tcBorders>
          </w:tcPr>
          <w:p w14:paraId="14500864"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69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5D5EAEE1" w14:textId="77777777" w:rsidR="00B73688" w:rsidRPr="004962B0" w:rsidRDefault="00B73688" w:rsidP="00B04463">
            <w:pPr>
              <w:ind w:right="62"/>
              <w:jc w:val="both"/>
              <w:rPr>
                <w:highlight w:val="yellow"/>
              </w:rPr>
            </w:pPr>
          </w:p>
        </w:tc>
      </w:tr>
      <w:tr w:rsidR="00B73688" w14:paraId="40646AF0" w14:textId="77777777" w:rsidTr="00556B1E">
        <w:trPr>
          <w:trHeight w:hRule="exact" w:val="125"/>
        </w:trPr>
        <w:tc>
          <w:tcPr>
            <w:tcW w:w="200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709639F0" w14:textId="77777777" w:rsidR="00B73688" w:rsidRPr="004962B0" w:rsidRDefault="094368B2" w:rsidP="094368B2">
            <w:pPr>
              <w:spacing w:before="128" w:after="107" w:line="277" w:lineRule="exact"/>
              <w:ind w:left="108" w:right="62"/>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First Clinical </w:t>
            </w:r>
            <w:r w:rsidR="00B73688">
              <w:br/>
            </w:r>
            <w:r w:rsidRPr="094368B2">
              <w:rPr>
                <w:rFonts w:ascii="Arial" w:eastAsia="Arial" w:hAnsi="Arial"/>
                <w:color w:val="000000" w:themeColor="text1"/>
                <w:sz w:val="24"/>
                <w:szCs w:val="24"/>
              </w:rPr>
              <w:t xml:space="preserve">Trial Subject </w:t>
            </w:r>
            <w:r w:rsidR="00B73688">
              <w:br/>
            </w:r>
            <w:r w:rsidRPr="094368B2">
              <w:rPr>
                <w:rFonts w:ascii="Arial" w:eastAsia="Arial" w:hAnsi="Arial"/>
                <w:color w:val="000000" w:themeColor="text1"/>
                <w:sz w:val="24"/>
                <w:szCs w:val="24"/>
              </w:rPr>
              <w:t>enrolled</w:t>
            </w:r>
          </w:p>
        </w:tc>
        <w:tc>
          <w:tcPr>
            <w:tcW w:w="2314" w:type="dxa"/>
            <w:tcBorders>
              <w:top w:val="single" w:sz="5" w:space="0" w:color="000000" w:themeColor="text1"/>
              <w:left w:val="single" w:sz="4" w:space="0" w:color="auto"/>
              <w:right w:val="single" w:sz="5" w:space="0" w:color="000000" w:themeColor="text1"/>
            </w:tcBorders>
          </w:tcPr>
          <w:p w14:paraId="4E39A113"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268" w:type="dxa"/>
            <w:tcBorders>
              <w:top w:val="single" w:sz="5" w:space="0" w:color="000000" w:themeColor="text1"/>
              <w:left w:val="single" w:sz="5" w:space="0" w:color="000000" w:themeColor="text1"/>
              <w:right w:val="single" w:sz="4" w:space="0" w:color="auto"/>
            </w:tcBorders>
          </w:tcPr>
          <w:p w14:paraId="13E53D88"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5C7645E6" w14:textId="77777777" w:rsidR="00B73688" w:rsidRPr="004962B0" w:rsidRDefault="094368B2" w:rsidP="094368B2">
            <w:pPr>
              <w:spacing w:before="131" w:after="381" w:line="277" w:lineRule="exact"/>
              <w:ind w:left="108" w:right="62"/>
              <w:jc w:val="both"/>
              <w:textAlignment w:val="baseline"/>
              <w:rPr>
                <w:rFonts w:ascii="Arial" w:eastAsia="Arial" w:hAnsi="Arial"/>
                <w:color w:val="000000"/>
                <w:sz w:val="24"/>
                <w:szCs w:val="24"/>
                <w:highlight w:val="yellow"/>
              </w:rPr>
            </w:pPr>
            <w:r w:rsidRPr="094368B2">
              <w:rPr>
                <w:rFonts w:ascii="Arial" w:eastAsia="Arial" w:hAnsi="Arial"/>
                <w:color w:val="000000" w:themeColor="text1"/>
                <w:sz w:val="24"/>
                <w:szCs w:val="24"/>
                <w:highlight w:val="yellow"/>
              </w:rPr>
              <w:t xml:space="preserve">[ENTER </w:t>
            </w:r>
            <w:r w:rsidR="00B73688">
              <w:br/>
            </w:r>
            <w:r w:rsidRPr="094368B2">
              <w:rPr>
                <w:rFonts w:ascii="Arial" w:eastAsia="Arial" w:hAnsi="Arial"/>
                <w:color w:val="000000" w:themeColor="text1"/>
                <w:sz w:val="24"/>
                <w:szCs w:val="24"/>
                <w:highlight w:val="yellow"/>
              </w:rPr>
              <w:t>DATE]</w:t>
            </w:r>
          </w:p>
        </w:tc>
      </w:tr>
      <w:tr w:rsidR="00B73688" w14:paraId="75C2C395" w14:textId="77777777" w:rsidTr="00556B1E">
        <w:trPr>
          <w:trHeight w:hRule="exact" w:val="278"/>
        </w:trPr>
        <w:tc>
          <w:tcPr>
            <w:tcW w:w="200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67673F9E" w14:textId="77777777" w:rsidR="00B73688" w:rsidRPr="004962B0" w:rsidRDefault="00B73688" w:rsidP="00B04463">
            <w:pPr>
              <w:ind w:right="62"/>
            </w:pPr>
          </w:p>
        </w:tc>
        <w:tc>
          <w:tcPr>
            <w:tcW w:w="2314" w:type="dxa"/>
            <w:tcBorders>
              <w:left w:val="single" w:sz="4" w:space="0" w:color="auto"/>
              <w:right w:val="single" w:sz="5" w:space="0" w:color="000000" w:themeColor="text1"/>
            </w:tcBorders>
            <w:vAlign w:val="center"/>
          </w:tcPr>
          <w:p w14:paraId="7F0086B5" w14:textId="77777777" w:rsidR="00B73688" w:rsidRPr="004962B0" w:rsidRDefault="094368B2" w:rsidP="094368B2">
            <w:pPr>
              <w:spacing w:line="263" w:lineRule="exact"/>
              <w:ind w:left="111"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No</w:t>
            </w:r>
          </w:p>
        </w:tc>
        <w:tc>
          <w:tcPr>
            <w:tcW w:w="2268" w:type="dxa"/>
            <w:tcBorders>
              <w:left w:val="single" w:sz="5" w:space="0" w:color="000000" w:themeColor="text1"/>
              <w:right w:val="single" w:sz="4" w:space="0" w:color="auto"/>
            </w:tcBorders>
            <w:vAlign w:val="center"/>
          </w:tcPr>
          <w:p w14:paraId="523CC6B0" w14:textId="77777777" w:rsidR="00B73688" w:rsidRPr="004962B0" w:rsidRDefault="094368B2" w:rsidP="094368B2">
            <w:pPr>
              <w:spacing w:line="263" w:lineRule="exact"/>
              <w:ind w:left="110"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Yes</w:t>
            </w:r>
          </w:p>
        </w:tc>
        <w:tc>
          <w:tcPr>
            <w:tcW w:w="269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009F2E60" w14:textId="77777777" w:rsidR="00B73688" w:rsidRPr="004962B0" w:rsidRDefault="00B73688" w:rsidP="00B04463">
            <w:pPr>
              <w:ind w:right="62"/>
              <w:jc w:val="both"/>
              <w:rPr>
                <w:highlight w:val="yellow"/>
              </w:rPr>
            </w:pPr>
          </w:p>
        </w:tc>
      </w:tr>
      <w:tr w:rsidR="00B73688" w14:paraId="186EF785" w14:textId="77777777" w:rsidTr="00556B1E">
        <w:trPr>
          <w:trHeight w:hRule="exact" w:val="672"/>
        </w:trPr>
        <w:tc>
          <w:tcPr>
            <w:tcW w:w="200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4BD61980" w14:textId="77777777" w:rsidR="00B73688" w:rsidRPr="004962B0" w:rsidRDefault="00B73688" w:rsidP="00B04463">
            <w:pPr>
              <w:ind w:right="62"/>
            </w:pPr>
          </w:p>
        </w:tc>
        <w:tc>
          <w:tcPr>
            <w:tcW w:w="2314" w:type="dxa"/>
            <w:tcBorders>
              <w:left w:val="single" w:sz="4" w:space="0" w:color="auto"/>
              <w:bottom w:val="single" w:sz="5" w:space="0" w:color="000000" w:themeColor="text1"/>
              <w:right w:val="single" w:sz="5" w:space="0" w:color="000000" w:themeColor="text1"/>
            </w:tcBorders>
          </w:tcPr>
          <w:p w14:paraId="6F9D17F1"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268" w:type="dxa"/>
            <w:tcBorders>
              <w:left w:val="single" w:sz="5" w:space="0" w:color="000000" w:themeColor="text1"/>
              <w:bottom w:val="single" w:sz="5" w:space="0" w:color="000000" w:themeColor="text1"/>
              <w:right w:val="single" w:sz="4" w:space="0" w:color="auto"/>
            </w:tcBorders>
          </w:tcPr>
          <w:p w14:paraId="78AC6D96"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69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09F50935" w14:textId="77777777" w:rsidR="00B73688" w:rsidRPr="004962B0" w:rsidRDefault="00B73688" w:rsidP="00B04463">
            <w:pPr>
              <w:ind w:right="62"/>
              <w:jc w:val="both"/>
              <w:rPr>
                <w:highlight w:val="yellow"/>
              </w:rPr>
            </w:pPr>
          </w:p>
        </w:tc>
      </w:tr>
      <w:tr w:rsidR="00B73688" w14:paraId="3F902BCD" w14:textId="77777777" w:rsidTr="00556B1E">
        <w:trPr>
          <w:trHeight w:hRule="exact" w:val="125"/>
        </w:trPr>
        <w:tc>
          <w:tcPr>
            <w:tcW w:w="200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1A64CE" w14:textId="77777777" w:rsidR="00B73688" w:rsidRPr="004962B0" w:rsidRDefault="094368B2" w:rsidP="094368B2">
            <w:pPr>
              <w:spacing w:before="133" w:after="107" w:line="277" w:lineRule="exact"/>
              <w:ind w:left="108" w:right="62"/>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Last Clinical </w:t>
            </w:r>
            <w:r w:rsidR="00B73688">
              <w:br/>
            </w:r>
            <w:r w:rsidRPr="094368B2">
              <w:rPr>
                <w:rFonts w:ascii="Arial" w:eastAsia="Arial" w:hAnsi="Arial"/>
                <w:color w:val="000000" w:themeColor="text1"/>
                <w:sz w:val="24"/>
                <w:szCs w:val="24"/>
              </w:rPr>
              <w:t xml:space="preserve">Trial Subject </w:t>
            </w:r>
            <w:r w:rsidR="00B73688">
              <w:br/>
            </w:r>
            <w:r w:rsidRPr="094368B2">
              <w:rPr>
                <w:rFonts w:ascii="Arial" w:eastAsia="Arial" w:hAnsi="Arial"/>
                <w:color w:val="000000" w:themeColor="text1"/>
                <w:sz w:val="24"/>
                <w:szCs w:val="24"/>
              </w:rPr>
              <w:t>enrolled</w:t>
            </w:r>
          </w:p>
        </w:tc>
        <w:tc>
          <w:tcPr>
            <w:tcW w:w="2314" w:type="dxa"/>
            <w:tcBorders>
              <w:top w:val="single" w:sz="5" w:space="0" w:color="000000" w:themeColor="text1"/>
              <w:left w:val="single" w:sz="4" w:space="0" w:color="auto"/>
              <w:right w:val="single" w:sz="5" w:space="0" w:color="000000" w:themeColor="text1"/>
            </w:tcBorders>
          </w:tcPr>
          <w:p w14:paraId="339A3B95"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268" w:type="dxa"/>
            <w:tcBorders>
              <w:top w:val="single" w:sz="5" w:space="0" w:color="000000" w:themeColor="text1"/>
              <w:left w:val="single" w:sz="5" w:space="0" w:color="000000" w:themeColor="text1"/>
              <w:right w:val="single" w:sz="4" w:space="0" w:color="auto"/>
            </w:tcBorders>
          </w:tcPr>
          <w:p w14:paraId="3EEC89A3"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13690922" w14:textId="77777777" w:rsidR="00B73688" w:rsidRPr="004962B0" w:rsidRDefault="094368B2" w:rsidP="094368B2">
            <w:pPr>
              <w:spacing w:before="131" w:after="386" w:line="277" w:lineRule="exact"/>
              <w:ind w:left="108" w:right="62"/>
              <w:jc w:val="both"/>
              <w:textAlignment w:val="baseline"/>
              <w:rPr>
                <w:rFonts w:ascii="Arial" w:eastAsia="Arial" w:hAnsi="Arial"/>
                <w:color w:val="000000"/>
                <w:sz w:val="24"/>
                <w:szCs w:val="24"/>
                <w:highlight w:val="yellow"/>
              </w:rPr>
            </w:pPr>
            <w:r w:rsidRPr="094368B2">
              <w:rPr>
                <w:rFonts w:ascii="Arial" w:eastAsia="Arial" w:hAnsi="Arial"/>
                <w:color w:val="000000" w:themeColor="text1"/>
                <w:sz w:val="24"/>
                <w:szCs w:val="24"/>
                <w:highlight w:val="yellow"/>
              </w:rPr>
              <w:t xml:space="preserve">[ENTER </w:t>
            </w:r>
            <w:r w:rsidR="00B73688">
              <w:br/>
            </w:r>
            <w:r w:rsidRPr="094368B2">
              <w:rPr>
                <w:rFonts w:ascii="Arial" w:eastAsia="Arial" w:hAnsi="Arial"/>
                <w:color w:val="000000" w:themeColor="text1"/>
                <w:sz w:val="24"/>
                <w:szCs w:val="24"/>
                <w:highlight w:val="yellow"/>
              </w:rPr>
              <w:t>DATE]</w:t>
            </w:r>
          </w:p>
        </w:tc>
      </w:tr>
      <w:tr w:rsidR="00B73688" w14:paraId="15FD4F98" w14:textId="77777777" w:rsidTr="00556B1E">
        <w:trPr>
          <w:trHeight w:hRule="exact" w:val="283"/>
        </w:trPr>
        <w:tc>
          <w:tcPr>
            <w:tcW w:w="200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ED3822" w14:textId="77777777" w:rsidR="00B73688" w:rsidRPr="004962B0" w:rsidRDefault="00B73688" w:rsidP="00B04463">
            <w:pPr>
              <w:ind w:right="62"/>
            </w:pPr>
          </w:p>
        </w:tc>
        <w:tc>
          <w:tcPr>
            <w:tcW w:w="2314" w:type="dxa"/>
            <w:tcBorders>
              <w:left w:val="single" w:sz="4" w:space="0" w:color="auto"/>
              <w:right w:val="single" w:sz="5" w:space="0" w:color="000000" w:themeColor="text1"/>
            </w:tcBorders>
            <w:vAlign w:val="center"/>
          </w:tcPr>
          <w:p w14:paraId="5F8F2FF7" w14:textId="77777777" w:rsidR="00B73688" w:rsidRPr="004962B0" w:rsidRDefault="094368B2" w:rsidP="094368B2">
            <w:pPr>
              <w:spacing w:line="263" w:lineRule="exact"/>
              <w:ind w:left="111"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No</w:t>
            </w:r>
          </w:p>
        </w:tc>
        <w:tc>
          <w:tcPr>
            <w:tcW w:w="2268" w:type="dxa"/>
            <w:tcBorders>
              <w:left w:val="single" w:sz="5" w:space="0" w:color="000000" w:themeColor="text1"/>
              <w:right w:val="single" w:sz="4" w:space="0" w:color="auto"/>
            </w:tcBorders>
            <w:vAlign w:val="center"/>
          </w:tcPr>
          <w:p w14:paraId="132FF8BD" w14:textId="77777777" w:rsidR="00B73688" w:rsidRPr="004962B0" w:rsidRDefault="094368B2" w:rsidP="094368B2">
            <w:pPr>
              <w:spacing w:line="263" w:lineRule="exact"/>
              <w:ind w:left="110"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Yes</w:t>
            </w:r>
          </w:p>
        </w:tc>
        <w:tc>
          <w:tcPr>
            <w:tcW w:w="269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266349E" w14:textId="77777777" w:rsidR="00B73688" w:rsidRPr="004962B0" w:rsidRDefault="00B73688" w:rsidP="00B04463">
            <w:pPr>
              <w:ind w:right="62"/>
              <w:jc w:val="both"/>
              <w:rPr>
                <w:highlight w:val="yellow"/>
              </w:rPr>
            </w:pPr>
          </w:p>
        </w:tc>
      </w:tr>
      <w:tr w:rsidR="00B73688" w14:paraId="58CB77DF" w14:textId="77777777" w:rsidTr="00556B1E">
        <w:trPr>
          <w:trHeight w:hRule="exact" w:val="672"/>
        </w:trPr>
        <w:tc>
          <w:tcPr>
            <w:tcW w:w="2006"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E3248E" w14:textId="77777777" w:rsidR="00B73688" w:rsidRPr="004962B0" w:rsidRDefault="00B73688" w:rsidP="00B04463">
            <w:pPr>
              <w:ind w:right="62"/>
            </w:pPr>
          </w:p>
        </w:tc>
        <w:tc>
          <w:tcPr>
            <w:tcW w:w="2314" w:type="dxa"/>
            <w:tcBorders>
              <w:left w:val="single" w:sz="4" w:space="0" w:color="auto"/>
              <w:bottom w:val="single" w:sz="5" w:space="0" w:color="000000" w:themeColor="text1"/>
              <w:right w:val="single" w:sz="5" w:space="0" w:color="000000" w:themeColor="text1"/>
            </w:tcBorders>
          </w:tcPr>
          <w:p w14:paraId="71FE271C"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268" w:type="dxa"/>
            <w:tcBorders>
              <w:left w:val="single" w:sz="5" w:space="0" w:color="000000" w:themeColor="text1"/>
              <w:bottom w:val="single" w:sz="5" w:space="0" w:color="000000" w:themeColor="text1"/>
              <w:right w:val="single" w:sz="4" w:space="0" w:color="auto"/>
            </w:tcBorders>
          </w:tcPr>
          <w:p w14:paraId="3E2F60F9"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69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AA7F76A" w14:textId="77777777" w:rsidR="00B73688" w:rsidRPr="004962B0" w:rsidRDefault="00B73688" w:rsidP="00B04463">
            <w:pPr>
              <w:ind w:right="62"/>
              <w:jc w:val="both"/>
              <w:rPr>
                <w:highlight w:val="yellow"/>
              </w:rPr>
            </w:pPr>
          </w:p>
        </w:tc>
      </w:tr>
      <w:tr w:rsidR="00B73688" w14:paraId="2FA8A2BF" w14:textId="77777777" w:rsidTr="00556B1E">
        <w:trPr>
          <w:trHeight w:hRule="exact" w:val="125"/>
        </w:trPr>
        <w:tc>
          <w:tcPr>
            <w:tcW w:w="200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10C2821A" w14:textId="77777777" w:rsidR="00B73688" w:rsidRPr="004962B0" w:rsidRDefault="094368B2" w:rsidP="094368B2">
            <w:pPr>
              <w:spacing w:before="128" w:after="112" w:line="277" w:lineRule="exact"/>
              <w:ind w:left="108" w:right="62"/>
              <w:textAlignment w:val="baseline"/>
              <w:rPr>
                <w:rFonts w:ascii="Arial" w:eastAsia="Arial" w:hAnsi="Arial"/>
                <w:color w:val="000000"/>
                <w:sz w:val="24"/>
                <w:szCs w:val="24"/>
              </w:rPr>
            </w:pPr>
            <w:r w:rsidRPr="094368B2">
              <w:rPr>
                <w:rFonts w:ascii="Arial" w:eastAsia="Arial" w:hAnsi="Arial"/>
                <w:color w:val="000000" w:themeColor="text1"/>
                <w:sz w:val="24"/>
                <w:szCs w:val="24"/>
              </w:rPr>
              <w:t>All Case Report Form queries submitted</w:t>
            </w:r>
          </w:p>
        </w:tc>
        <w:tc>
          <w:tcPr>
            <w:tcW w:w="2314" w:type="dxa"/>
            <w:tcBorders>
              <w:top w:val="single" w:sz="5" w:space="0" w:color="000000" w:themeColor="text1"/>
              <w:left w:val="single" w:sz="4" w:space="0" w:color="auto"/>
              <w:right w:val="single" w:sz="5" w:space="0" w:color="000000" w:themeColor="text1"/>
            </w:tcBorders>
          </w:tcPr>
          <w:p w14:paraId="1105DBFE"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268" w:type="dxa"/>
            <w:tcBorders>
              <w:top w:val="single" w:sz="5" w:space="0" w:color="000000" w:themeColor="text1"/>
              <w:left w:val="single" w:sz="5" w:space="0" w:color="000000" w:themeColor="text1"/>
              <w:right w:val="single" w:sz="4" w:space="0" w:color="auto"/>
            </w:tcBorders>
          </w:tcPr>
          <w:p w14:paraId="28D549C2"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693"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197B70F2" w14:textId="77777777" w:rsidR="00B73688" w:rsidRPr="004962B0" w:rsidRDefault="094368B2" w:rsidP="094368B2">
            <w:pPr>
              <w:spacing w:before="131" w:after="386" w:line="277" w:lineRule="exact"/>
              <w:ind w:left="108" w:right="62"/>
              <w:jc w:val="both"/>
              <w:textAlignment w:val="baseline"/>
              <w:rPr>
                <w:rFonts w:ascii="Arial" w:eastAsia="Arial" w:hAnsi="Arial"/>
                <w:color w:val="000000"/>
                <w:sz w:val="24"/>
                <w:szCs w:val="24"/>
                <w:highlight w:val="yellow"/>
              </w:rPr>
            </w:pPr>
            <w:r w:rsidRPr="094368B2">
              <w:rPr>
                <w:rFonts w:ascii="Arial" w:eastAsia="Arial" w:hAnsi="Arial"/>
                <w:color w:val="000000" w:themeColor="text1"/>
                <w:sz w:val="24"/>
                <w:szCs w:val="24"/>
                <w:highlight w:val="yellow"/>
              </w:rPr>
              <w:t xml:space="preserve">[ENTER </w:t>
            </w:r>
            <w:r w:rsidR="00B73688">
              <w:br/>
            </w:r>
            <w:r w:rsidRPr="094368B2">
              <w:rPr>
                <w:rFonts w:ascii="Arial" w:eastAsia="Arial" w:hAnsi="Arial"/>
                <w:color w:val="000000" w:themeColor="text1"/>
                <w:sz w:val="24"/>
                <w:szCs w:val="24"/>
                <w:highlight w:val="yellow"/>
              </w:rPr>
              <w:t>DATE]</w:t>
            </w:r>
          </w:p>
        </w:tc>
      </w:tr>
      <w:tr w:rsidR="00B73688" w14:paraId="66E69246" w14:textId="77777777" w:rsidTr="00556B1E">
        <w:trPr>
          <w:trHeight w:hRule="exact" w:val="278"/>
        </w:trPr>
        <w:tc>
          <w:tcPr>
            <w:tcW w:w="200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73784104" w14:textId="77777777" w:rsidR="00B73688" w:rsidRPr="004962B0" w:rsidRDefault="00B73688" w:rsidP="00B04463">
            <w:pPr>
              <w:ind w:right="62"/>
            </w:pPr>
          </w:p>
        </w:tc>
        <w:tc>
          <w:tcPr>
            <w:tcW w:w="2314" w:type="dxa"/>
            <w:tcBorders>
              <w:left w:val="single" w:sz="4" w:space="0" w:color="auto"/>
              <w:right w:val="single" w:sz="5" w:space="0" w:color="000000" w:themeColor="text1"/>
            </w:tcBorders>
            <w:vAlign w:val="center"/>
          </w:tcPr>
          <w:p w14:paraId="6763292B" w14:textId="77777777" w:rsidR="00B73688" w:rsidRPr="004962B0" w:rsidRDefault="094368B2" w:rsidP="094368B2">
            <w:pPr>
              <w:spacing w:line="268" w:lineRule="exact"/>
              <w:ind w:left="111"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Yes</w:t>
            </w:r>
          </w:p>
        </w:tc>
        <w:tc>
          <w:tcPr>
            <w:tcW w:w="2268" w:type="dxa"/>
            <w:tcBorders>
              <w:left w:val="single" w:sz="5" w:space="0" w:color="000000" w:themeColor="text1"/>
              <w:right w:val="single" w:sz="4" w:space="0" w:color="auto"/>
            </w:tcBorders>
            <w:vAlign w:val="center"/>
          </w:tcPr>
          <w:p w14:paraId="622F340E" w14:textId="77777777" w:rsidR="00B73688" w:rsidRPr="004962B0" w:rsidRDefault="094368B2" w:rsidP="094368B2">
            <w:pPr>
              <w:spacing w:line="268" w:lineRule="exact"/>
              <w:ind w:left="110"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No</w:t>
            </w:r>
          </w:p>
        </w:tc>
        <w:tc>
          <w:tcPr>
            <w:tcW w:w="269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47ECEA55" w14:textId="77777777" w:rsidR="00B73688" w:rsidRPr="004962B0" w:rsidRDefault="00B73688" w:rsidP="00B04463">
            <w:pPr>
              <w:ind w:right="62"/>
              <w:jc w:val="both"/>
              <w:rPr>
                <w:highlight w:val="yellow"/>
              </w:rPr>
            </w:pPr>
          </w:p>
        </w:tc>
      </w:tr>
      <w:tr w:rsidR="00B73688" w14:paraId="2BB3FD65" w14:textId="77777777" w:rsidTr="00556B1E">
        <w:trPr>
          <w:trHeight w:hRule="exact" w:val="672"/>
        </w:trPr>
        <w:tc>
          <w:tcPr>
            <w:tcW w:w="200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368667A3" w14:textId="77777777" w:rsidR="00B73688" w:rsidRPr="004962B0" w:rsidRDefault="00B73688" w:rsidP="00B04463">
            <w:pPr>
              <w:ind w:right="62"/>
            </w:pPr>
          </w:p>
        </w:tc>
        <w:tc>
          <w:tcPr>
            <w:tcW w:w="2314" w:type="dxa"/>
            <w:tcBorders>
              <w:left w:val="single" w:sz="4" w:space="0" w:color="auto"/>
              <w:bottom w:val="single" w:sz="5" w:space="0" w:color="000000" w:themeColor="text1"/>
              <w:right w:val="single" w:sz="5" w:space="0" w:color="000000" w:themeColor="text1"/>
            </w:tcBorders>
          </w:tcPr>
          <w:p w14:paraId="5D42BABE"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268" w:type="dxa"/>
            <w:tcBorders>
              <w:left w:val="single" w:sz="5" w:space="0" w:color="000000" w:themeColor="text1"/>
              <w:bottom w:val="single" w:sz="5" w:space="0" w:color="000000" w:themeColor="text1"/>
              <w:right w:val="single" w:sz="4" w:space="0" w:color="auto"/>
            </w:tcBorders>
          </w:tcPr>
          <w:p w14:paraId="640305C1"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693"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6300AB2E" w14:textId="77777777" w:rsidR="00B73688" w:rsidRPr="004962B0" w:rsidRDefault="00B73688" w:rsidP="00B04463">
            <w:pPr>
              <w:ind w:right="62"/>
              <w:jc w:val="both"/>
              <w:rPr>
                <w:highlight w:val="yellow"/>
              </w:rPr>
            </w:pPr>
          </w:p>
        </w:tc>
      </w:tr>
      <w:tr w:rsidR="00B73688" w14:paraId="7E2EAFC6" w14:textId="77777777" w:rsidTr="00556B1E">
        <w:trPr>
          <w:trHeight w:hRule="exact" w:val="130"/>
        </w:trPr>
        <w:tc>
          <w:tcPr>
            <w:tcW w:w="2006"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Pr>
          <w:p w14:paraId="330CE4EF" w14:textId="77777777" w:rsidR="00B73688" w:rsidRPr="004962B0" w:rsidRDefault="094368B2" w:rsidP="094368B2">
            <w:pPr>
              <w:spacing w:before="133" w:after="112" w:line="277" w:lineRule="exact"/>
              <w:ind w:left="108" w:right="62"/>
              <w:textAlignment w:val="baseline"/>
              <w:rPr>
                <w:rFonts w:ascii="Arial" w:eastAsia="Arial" w:hAnsi="Arial"/>
                <w:color w:val="000000"/>
                <w:sz w:val="24"/>
                <w:szCs w:val="24"/>
              </w:rPr>
            </w:pPr>
            <w:r w:rsidRPr="094368B2">
              <w:rPr>
                <w:rFonts w:ascii="Arial" w:eastAsia="Arial" w:hAnsi="Arial"/>
                <w:color w:val="000000" w:themeColor="text1"/>
                <w:sz w:val="24"/>
                <w:szCs w:val="24"/>
              </w:rPr>
              <w:t>All Case Report Form queries completed</w:t>
            </w:r>
          </w:p>
        </w:tc>
        <w:tc>
          <w:tcPr>
            <w:tcW w:w="2314" w:type="dxa"/>
            <w:tcBorders>
              <w:top w:val="single" w:sz="5" w:space="0" w:color="000000" w:themeColor="text1"/>
              <w:left w:val="single" w:sz="4" w:space="0" w:color="auto"/>
              <w:right w:val="single" w:sz="5" w:space="0" w:color="000000" w:themeColor="text1"/>
            </w:tcBorders>
          </w:tcPr>
          <w:p w14:paraId="10B7651E"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268" w:type="dxa"/>
            <w:tcBorders>
              <w:top w:val="single" w:sz="5" w:space="0" w:color="000000" w:themeColor="text1"/>
              <w:left w:val="single" w:sz="5" w:space="0" w:color="000000" w:themeColor="text1"/>
              <w:right w:val="single" w:sz="4" w:space="0" w:color="auto"/>
            </w:tcBorders>
          </w:tcPr>
          <w:p w14:paraId="66AEDD87"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693" w:type="dxa"/>
            <w:vMerge w:val="restart"/>
            <w:tcBorders>
              <w:top w:val="single" w:sz="4" w:space="0" w:color="auto"/>
              <w:left w:val="single" w:sz="4" w:space="0" w:color="auto"/>
              <w:bottom w:val="single" w:sz="4" w:space="0" w:color="auto"/>
              <w:right w:val="single" w:sz="4" w:space="0" w:color="auto"/>
            </w:tcBorders>
          </w:tcPr>
          <w:p w14:paraId="5D7575A2" w14:textId="77777777" w:rsidR="00B73688" w:rsidRPr="004962B0" w:rsidRDefault="094368B2" w:rsidP="094368B2">
            <w:pPr>
              <w:spacing w:before="136" w:after="386" w:line="277" w:lineRule="exact"/>
              <w:ind w:left="108" w:right="62"/>
              <w:jc w:val="both"/>
              <w:textAlignment w:val="baseline"/>
              <w:rPr>
                <w:rFonts w:ascii="Arial" w:eastAsia="Arial" w:hAnsi="Arial"/>
                <w:color w:val="000000"/>
                <w:sz w:val="24"/>
                <w:szCs w:val="24"/>
                <w:highlight w:val="yellow"/>
              </w:rPr>
            </w:pPr>
            <w:r w:rsidRPr="094368B2">
              <w:rPr>
                <w:rFonts w:ascii="Arial" w:eastAsia="Arial" w:hAnsi="Arial"/>
                <w:color w:val="000000" w:themeColor="text1"/>
                <w:sz w:val="24"/>
                <w:szCs w:val="24"/>
                <w:highlight w:val="yellow"/>
              </w:rPr>
              <w:t xml:space="preserve">[ENTER </w:t>
            </w:r>
            <w:r w:rsidR="00B73688">
              <w:br/>
            </w:r>
            <w:r w:rsidRPr="094368B2">
              <w:rPr>
                <w:rFonts w:ascii="Arial" w:eastAsia="Arial" w:hAnsi="Arial"/>
                <w:color w:val="000000" w:themeColor="text1"/>
                <w:sz w:val="24"/>
                <w:szCs w:val="24"/>
                <w:highlight w:val="yellow"/>
              </w:rPr>
              <w:t>DATE]</w:t>
            </w:r>
          </w:p>
        </w:tc>
      </w:tr>
      <w:tr w:rsidR="00B73688" w14:paraId="764564AE" w14:textId="77777777" w:rsidTr="00556B1E">
        <w:trPr>
          <w:trHeight w:hRule="exact" w:val="278"/>
        </w:trPr>
        <w:tc>
          <w:tcPr>
            <w:tcW w:w="200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601A3CA8" w14:textId="77777777" w:rsidR="00B73688" w:rsidRPr="004962B0" w:rsidRDefault="00B73688" w:rsidP="00B04463">
            <w:pPr>
              <w:ind w:right="62"/>
              <w:jc w:val="both"/>
            </w:pPr>
          </w:p>
        </w:tc>
        <w:tc>
          <w:tcPr>
            <w:tcW w:w="2314" w:type="dxa"/>
            <w:tcBorders>
              <w:left w:val="single" w:sz="4" w:space="0" w:color="auto"/>
              <w:right w:val="single" w:sz="5" w:space="0" w:color="000000" w:themeColor="text1"/>
            </w:tcBorders>
            <w:vAlign w:val="center"/>
          </w:tcPr>
          <w:p w14:paraId="6995F170" w14:textId="77777777" w:rsidR="00B73688" w:rsidRPr="004962B0" w:rsidRDefault="094368B2" w:rsidP="094368B2">
            <w:pPr>
              <w:spacing w:line="268" w:lineRule="exact"/>
              <w:ind w:left="111"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No</w:t>
            </w:r>
          </w:p>
        </w:tc>
        <w:tc>
          <w:tcPr>
            <w:tcW w:w="2268" w:type="dxa"/>
            <w:tcBorders>
              <w:left w:val="single" w:sz="5" w:space="0" w:color="000000" w:themeColor="text1"/>
              <w:right w:val="single" w:sz="4" w:space="0" w:color="auto"/>
            </w:tcBorders>
            <w:vAlign w:val="center"/>
          </w:tcPr>
          <w:p w14:paraId="385C51EB" w14:textId="77777777" w:rsidR="00B73688" w:rsidRPr="004962B0" w:rsidRDefault="094368B2" w:rsidP="094368B2">
            <w:pPr>
              <w:spacing w:line="268" w:lineRule="exact"/>
              <w:ind w:left="110"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Yes</w:t>
            </w:r>
          </w:p>
        </w:tc>
        <w:tc>
          <w:tcPr>
            <w:tcW w:w="2693" w:type="dxa"/>
            <w:vMerge/>
            <w:tcBorders>
              <w:top w:val="single" w:sz="4" w:space="0" w:color="auto"/>
              <w:left w:val="single" w:sz="4" w:space="0" w:color="auto"/>
              <w:bottom w:val="single" w:sz="4" w:space="0" w:color="auto"/>
              <w:right w:val="single" w:sz="4" w:space="0" w:color="auto"/>
            </w:tcBorders>
          </w:tcPr>
          <w:p w14:paraId="48BF845B" w14:textId="77777777" w:rsidR="00B73688" w:rsidRPr="004962B0" w:rsidRDefault="00B73688" w:rsidP="00B04463">
            <w:pPr>
              <w:ind w:right="62"/>
              <w:jc w:val="both"/>
            </w:pPr>
          </w:p>
        </w:tc>
      </w:tr>
      <w:tr w:rsidR="00B73688" w14:paraId="6717D820" w14:textId="77777777" w:rsidTr="00556B1E">
        <w:trPr>
          <w:trHeight w:hRule="exact" w:val="682"/>
        </w:trPr>
        <w:tc>
          <w:tcPr>
            <w:tcW w:w="2006" w:type="dxa"/>
            <w:vMerge/>
            <w:tcBorders>
              <w:top w:val="single" w:sz="4" w:space="0" w:color="auto"/>
              <w:left w:val="single" w:sz="4" w:space="0" w:color="auto"/>
              <w:bottom w:val="single" w:sz="4" w:space="0" w:color="auto"/>
              <w:right w:val="single" w:sz="4" w:space="0" w:color="auto"/>
            </w:tcBorders>
            <w:shd w:val="clear" w:color="auto" w:fill="FFFFFF" w:themeFill="background1"/>
          </w:tcPr>
          <w:p w14:paraId="5F346E4E" w14:textId="77777777" w:rsidR="00B73688" w:rsidRPr="004962B0" w:rsidRDefault="00B73688" w:rsidP="00B04463">
            <w:pPr>
              <w:ind w:right="62"/>
              <w:jc w:val="both"/>
            </w:pPr>
          </w:p>
        </w:tc>
        <w:tc>
          <w:tcPr>
            <w:tcW w:w="2314" w:type="dxa"/>
            <w:tcBorders>
              <w:left w:val="single" w:sz="4" w:space="0" w:color="auto"/>
              <w:bottom w:val="single" w:sz="5" w:space="0" w:color="000000" w:themeColor="text1"/>
              <w:right w:val="single" w:sz="5" w:space="0" w:color="000000" w:themeColor="text1"/>
            </w:tcBorders>
          </w:tcPr>
          <w:p w14:paraId="7978935A"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268" w:type="dxa"/>
            <w:tcBorders>
              <w:left w:val="single" w:sz="5" w:space="0" w:color="000000" w:themeColor="text1"/>
              <w:bottom w:val="single" w:sz="5" w:space="0" w:color="000000" w:themeColor="text1"/>
              <w:right w:val="single" w:sz="4" w:space="0" w:color="auto"/>
            </w:tcBorders>
          </w:tcPr>
          <w:p w14:paraId="21B9EEEA" w14:textId="77777777" w:rsidR="00B73688"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2693" w:type="dxa"/>
            <w:vMerge/>
            <w:tcBorders>
              <w:top w:val="single" w:sz="4" w:space="0" w:color="auto"/>
              <w:left w:val="single" w:sz="4" w:space="0" w:color="auto"/>
              <w:bottom w:val="single" w:sz="4" w:space="0" w:color="auto"/>
              <w:right w:val="single" w:sz="4" w:space="0" w:color="auto"/>
            </w:tcBorders>
          </w:tcPr>
          <w:p w14:paraId="750F4D5D" w14:textId="77777777" w:rsidR="00B73688" w:rsidRPr="004962B0" w:rsidRDefault="00B73688" w:rsidP="00B04463">
            <w:pPr>
              <w:ind w:right="62"/>
              <w:jc w:val="both"/>
            </w:pPr>
          </w:p>
        </w:tc>
      </w:tr>
    </w:tbl>
    <w:p w14:paraId="18CB40D5" w14:textId="77777777" w:rsidR="00D90B60" w:rsidRPr="004962B0" w:rsidRDefault="00D90B60" w:rsidP="00B04463">
      <w:pPr>
        <w:ind w:right="62"/>
        <w:jc w:val="both"/>
        <w:sectPr w:rsidR="00D90B60" w:rsidRPr="004962B0" w:rsidSect="005F62C9">
          <w:pgSz w:w="11909" w:h="16838"/>
          <w:pgMar w:top="624" w:right="1060" w:bottom="1871" w:left="1287" w:header="720" w:footer="720" w:gutter="0"/>
          <w:cols w:space="720"/>
        </w:sectPr>
      </w:pPr>
    </w:p>
    <w:p w14:paraId="354383B8" w14:textId="175474F6" w:rsidR="00DF5BD4" w:rsidRPr="004962B0" w:rsidRDefault="00460174" w:rsidP="00DF5BD4">
      <w:pPr>
        <w:spacing w:before="120" w:after="240" w:line="461" w:lineRule="exact"/>
        <w:ind w:left="74" w:right="-6367"/>
        <w:jc w:val="both"/>
        <w:textAlignment w:val="baseline"/>
        <w:rPr>
          <w:rFonts w:ascii="Arial" w:eastAsia="Arial" w:hAnsi="Arial"/>
          <w:b/>
          <w:bCs/>
          <w:color w:val="005EB8"/>
          <w:spacing w:val="-9"/>
          <w:w w:val="105"/>
          <w:sz w:val="40"/>
          <w:szCs w:val="40"/>
        </w:rPr>
      </w:pPr>
      <w:r w:rsidRPr="617CBBD5">
        <w:rPr>
          <w:rFonts w:ascii="Arial" w:eastAsia="Arial" w:hAnsi="Arial"/>
          <w:b/>
          <w:bCs/>
          <w:color w:val="005EB8"/>
          <w:spacing w:val="-9"/>
          <w:w w:val="105"/>
          <w:sz w:val="40"/>
          <w:szCs w:val="40"/>
        </w:rPr>
        <w:lastRenderedPageBreak/>
        <w:t xml:space="preserve">Appendix 2 </w:t>
      </w:r>
      <w:r w:rsidRPr="617CBBD5">
        <w:rPr>
          <w:rFonts w:ascii="Arial" w:eastAsia="Arial" w:hAnsi="Arial"/>
          <w:b/>
          <w:bCs/>
          <w:color w:val="005EB8"/>
          <w:spacing w:val="-9"/>
          <w:w w:val="95"/>
          <w:sz w:val="41"/>
          <w:szCs w:val="41"/>
        </w:rPr>
        <w:t xml:space="preserve">– </w:t>
      </w:r>
      <w:r w:rsidRPr="617CBBD5">
        <w:rPr>
          <w:rFonts w:ascii="Arial" w:eastAsia="Arial" w:hAnsi="Arial"/>
          <w:b/>
          <w:bCs/>
          <w:color w:val="005EB8"/>
          <w:spacing w:val="-9"/>
          <w:w w:val="105"/>
          <w:sz w:val="40"/>
          <w:szCs w:val="40"/>
        </w:rPr>
        <w:t>Financial Arrangements</w:t>
      </w:r>
    </w:p>
    <w:p w14:paraId="62ABC6B3" w14:textId="77777777" w:rsidR="00D90B60" w:rsidRDefault="00736E94" w:rsidP="00556B1E">
      <w:pPr>
        <w:spacing w:line="276" w:lineRule="exact"/>
        <w:ind w:left="74" w:right="-6509"/>
        <w:jc w:val="both"/>
        <w:textAlignment w:val="baseline"/>
        <w:rPr>
          <w:rFonts w:ascii="Arial" w:eastAsia="Arial" w:hAnsi="Arial"/>
          <w:b/>
          <w:bCs/>
          <w:color w:val="000000"/>
          <w:spacing w:val="-1"/>
          <w:sz w:val="24"/>
          <w:szCs w:val="24"/>
          <w:highlight w:val="yellow"/>
        </w:rPr>
      </w:pPr>
      <w:r w:rsidRPr="094368B2">
        <w:rPr>
          <w:rFonts w:ascii="Arial" w:eastAsia="Arial" w:hAnsi="Arial"/>
          <w:b/>
          <w:bCs/>
          <w:color w:val="000000"/>
          <w:spacing w:val="-1"/>
          <w:sz w:val="24"/>
          <w:szCs w:val="24"/>
          <w:highlight w:val="yellow"/>
        </w:rPr>
        <w:t xml:space="preserve">The </w:t>
      </w:r>
      <w:r w:rsidR="00A0414E" w:rsidRPr="094368B2">
        <w:rPr>
          <w:rFonts w:ascii="Arial" w:eastAsia="Arial" w:hAnsi="Arial"/>
          <w:b/>
          <w:bCs/>
          <w:color w:val="000000"/>
          <w:spacing w:val="-1"/>
          <w:sz w:val="24"/>
          <w:szCs w:val="24"/>
          <w:highlight w:val="yellow"/>
        </w:rPr>
        <w:t xml:space="preserve">budget table </w:t>
      </w:r>
      <w:proofErr w:type="gramStart"/>
      <w:r w:rsidRPr="094368B2">
        <w:rPr>
          <w:rFonts w:ascii="Arial" w:eastAsia="Arial" w:hAnsi="Arial"/>
          <w:b/>
          <w:bCs/>
          <w:color w:val="000000"/>
          <w:spacing w:val="-1"/>
          <w:sz w:val="24"/>
          <w:szCs w:val="24"/>
          <w:highlight w:val="yellow"/>
        </w:rPr>
        <w:t>should be used</w:t>
      </w:r>
      <w:proofErr w:type="gramEnd"/>
      <w:r w:rsidRPr="094368B2">
        <w:rPr>
          <w:rFonts w:ascii="Arial" w:eastAsia="Arial" w:hAnsi="Arial"/>
          <w:b/>
          <w:bCs/>
          <w:color w:val="000000"/>
          <w:spacing w:val="-1"/>
          <w:sz w:val="24"/>
          <w:szCs w:val="24"/>
          <w:highlight w:val="yellow"/>
        </w:rPr>
        <w:t xml:space="preserve"> by the Sponsor to formulate the budget with respect to the Clinical Trial. When the </w:t>
      </w:r>
      <w:r w:rsidR="00A0414E" w:rsidRPr="094368B2">
        <w:rPr>
          <w:rFonts w:ascii="Arial" w:eastAsia="Arial" w:hAnsi="Arial"/>
          <w:b/>
          <w:bCs/>
          <w:color w:val="000000"/>
          <w:spacing w:val="-1"/>
          <w:sz w:val="24"/>
          <w:szCs w:val="24"/>
          <w:highlight w:val="yellow"/>
        </w:rPr>
        <w:t xml:space="preserve">budget </w:t>
      </w:r>
      <w:r w:rsidRPr="094368B2">
        <w:rPr>
          <w:rFonts w:ascii="Arial" w:eastAsia="Arial" w:hAnsi="Arial"/>
          <w:b/>
          <w:bCs/>
          <w:color w:val="000000"/>
          <w:spacing w:val="-1"/>
          <w:sz w:val="24"/>
          <w:szCs w:val="24"/>
          <w:highlight w:val="yellow"/>
        </w:rPr>
        <w:t xml:space="preserve">has been </w:t>
      </w:r>
      <w:proofErr w:type="gramStart"/>
      <w:r w:rsidRPr="094368B2">
        <w:rPr>
          <w:rFonts w:ascii="Arial" w:eastAsia="Arial" w:hAnsi="Arial"/>
          <w:b/>
          <w:bCs/>
          <w:color w:val="000000"/>
          <w:spacing w:val="-1"/>
          <w:sz w:val="24"/>
          <w:szCs w:val="24"/>
          <w:highlight w:val="yellow"/>
        </w:rPr>
        <w:t>agreed</w:t>
      </w:r>
      <w:proofErr w:type="gramEnd"/>
      <w:r w:rsidRPr="094368B2">
        <w:rPr>
          <w:rFonts w:ascii="Arial" w:eastAsia="Arial" w:hAnsi="Arial"/>
          <w:b/>
          <w:bCs/>
          <w:color w:val="000000"/>
          <w:spacing w:val="-1"/>
          <w:sz w:val="24"/>
          <w:szCs w:val="24"/>
          <w:highlight w:val="yellow"/>
        </w:rPr>
        <w:t xml:space="preserve"> </w:t>
      </w:r>
      <w:r w:rsidR="00A0414E" w:rsidRPr="094368B2">
        <w:rPr>
          <w:rFonts w:ascii="Arial" w:eastAsia="Arial" w:hAnsi="Arial"/>
          <w:b/>
          <w:bCs/>
          <w:color w:val="000000"/>
          <w:spacing w:val="-1"/>
          <w:sz w:val="24"/>
          <w:szCs w:val="24"/>
          <w:highlight w:val="yellow"/>
        </w:rPr>
        <w:t xml:space="preserve">the budget </w:t>
      </w:r>
      <w:r w:rsidRPr="094368B2">
        <w:rPr>
          <w:rFonts w:ascii="Arial" w:eastAsia="Arial" w:hAnsi="Arial"/>
          <w:b/>
          <w:bCs/>
          <w:color w:val="000000"/>
          <w:spacing w:val="-1"/>
          <w:sz w:val="24"/>
          <w:szCs w:val="24"/>
          <w:highlight w:val="yellow"/>
        </w:rPr>
        <w:t>should form this Appendix.</w:t>
      </w:r>
    </w:p>
    <w:p w14:paraId="76FE2469" w14:textId="77777777" w:rsidR="00556B1E" w:rsidRPr="004962B0" w:rsidRDefault="00556B1E" w:rsidP="00556B1E">
      <w:pPr>
        <w:spacing w:line="276" w:lineRule="exact"/>
        <w:ind w:left="74" w:right="-6509"/>
        <w:jc w:val="both"/>
        <w:textAlignment w:val="baseline"/>
        <w:rPr>
          <w:rFonts w:ascii="Arial" w:eastAsia="Arial" w:hAnsi="Arial"/>
          <w:b/>
          <w:bCs/>
          <w:color w:val="000000"/>
          <w:spacing w:val="-1"/>
          <w:sz w:val="24"/>
          <w:szCs w:val="24"/>
          <w:highlight w:val="yellow"/>
        </w:rPr>
      </w:pPr>
    </w:p>
    <w:p w14:paraId="72F2A6A1" w14:textId="77777777" w:rsidR="00D90B60" w:rsidRDefault="094368B2" w:rsidP="00556B1E">
      <w:pPr>
        <w:spacing w:line="275" w:lineRule="exact"/>
        <w:ind w:left="74" w:right="-6509"/>
        <w:jc w:val="both"/>
        <w:textAlignment w:val="baseline"/>
        <w:rPr>
          <w:rFonts w:ascii="Arial" w:eastAsia="Arial" w:hAnsi="Arial"/>
          <w:color w:val="000000" w:themeColor="text1"/>
          <w:sz w:val="24"/>
          <w:szCs w:val="24"/>
          <w:highlight w:val="yellow"/>
        </w:rPr>
      </w:pPr>
      <w:r w:rsidRPr="094368B2">
        <w:rPr>
          <w:rFonts w:ascii="Arial" w:eastAsia="Arial" w:hAnsi="Arial"/>
          <w:b/>
          <w:bCs/>
          <w:color w:val="000000" w:themeColor="text1"/>
          <w:sz w:val="24"/>
          <w:szCs w:val="24"/>
          <w:highlight w:val="yellow"/>
        </w:rPr>
        <w:t>Note</w:t>
      </w:r>
      <w:r w:rsidRPr="094368B2">
        <w:rPr>
          <w:rFonts w:ascii="Arial" w:eastAsia="Arial" w:hAnsi="Arial"/>
          <w:color w:val="000000" w:themeColor="text1"/>
          <w:sz w:val="24"/>
          <w:szCs w:val="24"/>
          <w:highlight w:val="yellow"/>
        </w:rPr>
        <w:t xml:space="preserve">: This Appendix </w:t>
      </w:r>
      <w:proofErr w:type="gramStart"/>
      <w:r w:rsidRPr="094368B2">
        <w:rPr>
          <w:rFonts w:ascii="Arial" w:eastAsia="Arial" w:hAnsi="Arial"/>
          <w:color w:val="000000" w:themeColor="text1"/>
          <w:sz w:val="24"/>
          <w:szCs w:val="24"/>
          <w:highlight w:val="yellow"/>
        </w:rPr>
        <w:t>should only be used</w:t>
      </w:r>
      <w:proofErr w:type="gramEnd"/>
      <w:r w:rsidRPr="094368B2">
        <w:rPr>
          <w:rFonts w:ascii="Arial" w:eastAsia="Arial" w:hAnsi="Arial"/>
          <w:color w:val="000000" w:themeColor="text1"/>
          <w:sz w:val="24"/>
          <w:szCs w:val="24"/>
          <w:highlight w:val="yellow"/>
        </w:rPr>
        <w:t xml:space="preserve"> to specify financial matters and should not be used to include additional or different terms to those set out in the Agreement. The optional suggested wording below </w:t>
      </w:r>
      <w:proofErr w:type="gramStart"/>
      <w:r w:rsidRPr="094368B2">
        <w:rPr>
          <w:rFonts w:ascii="Arial" w:eastAsia="Arial" w:hAnsi="Arial"/>
          <w:color w:val="000000" w:themeColor="text1"/>
          <w:sz w:val="24"/>
          <w:szCs w:val="24"/>
          <w:highlight w:val="yellow"/>
        </w:rPr>
        <w:t>may be used or replaced/amended with specifically agreed wording</w:t>
      </w:r>
      <w:proofErr w:type="gramEnd"/>
      <w:r w:rsidRPr="094368B2">
        <w:rPr>
          <w:rFonts w:ascii="Arial" w:eastAsia="Arial" w:hAnsi="Arial"/>
          <w:color w:val="000000" w:themeColor="text1"/>
          <w:sz w:val="24"/>
          <w:szCs w:val="24"/>
          <w:highlight w:val="yellow"/>
        </w:rPr>
        <w:t>.</w:t>
      </w:r>
    </w:p>
    <w:p w14:paraId="1F99DA39" w14:textId="77777777" w:rsidR="00556B1E" w:rsidRPr="004962B0" w:rsidRDefault="00556B1E" w:rsidP="00556B1E">
      <w:pPr>
        <w:spacing w:line="275" w:lineRule="exact"/>
        <w:ind w:left="74" w:right="-6509"/>
        <w:jc w:val="both"/>
        <w:textAlignment w:val="baseline"/>
        <w:rPr>
          <w:rFonts w:ascii="Arial" w:eastAsia="Arial" w:hAnsi="Arial"/>
          <w:b/>
          <w:bCs/>
          <w:color w:val="000000"/>
          <w:sz w:val="24"/>
          <w:szCs w:val="24"/>
          <w:highlight w:val="yellow"/>
        </w:rPr>
      </w:pPr>
    </w:p>
    <w:p w14:paraId="61EF5404" w14:textId="77777777" w:rsidR="00D90B60" w:rsidRDefault="094368B2" w:rsidP="00556B1E">
      <w:pPr>
        <w:spacing w:line="273" w:lineRule="exact"/>
        <w:ind w:left="74" w:right="-6509"/>
        <w:jc w:val="both"/>
        <w:textAlignment w:val="baseline"/>
        <w:rPr>
          <w:rFonts w:ascii="Arial" w:eastAsia="Arial" w:hAnsi="Arial"/>
          <w:b/>
          <w:bCs/>
          <w:color w:val="000000" w:themeColor="text1"/>
          <w:sz w:val="24"/>
          <w:szCs w:val="24"/>
        </w:rPr>
      </w:pPr>
      <w:r w:rsidRPr="094368B2">
        <w:rPr>
          <w:rFonts w:ascii="Arial" w:eastAsia="Arial" w:hAnsi="Arial"/>
          <w:b/>
          <w:bCs/>
          <w:color w:val="000000" w:themeColor="text1"/>
          <w:sz w:val="24"/>
          <w:szCs w:val="24"/>
          <w:highlight w:val="yellow"/>
        </w:rPr>
        <w:t xml:space="preserve">Please remove this text once the document </w:t>
      </w:r>
      <w:proofErr w:type="gramStart"/>
      <w:r w:rsidRPr="094368B2">
        <w:rPr>
          <w:rFonts w:ascii="Arial" w:eastAsia="Arial" w:hAnsi="Arial"/>
          <w:b/>
          <w:bCs/>
          <w:color w:val="000000" w:themeColor="text1"/>
          <w:sz w:val="24"/>
          <w:szCs w:val="24"/>
          <w:highlight w:val="yellow"/>
        </w:rPr>
        <w:t>has been agreed</w:t>
      </w:r>
      <w:proofErr w:type="gramEnd"/>
      <w:r w:rsidRPr="094368B2">
        <w:rPr>
          <w:rFonts w:ascii="Arial" w:eastAsia="Arial" w:hAnsi="Arial"/>
          <w:b/>
          <w:bCs/>
          <w:color w:val="000000" w:themeColor="text1"/>
          <w:sz w:val="24"/>
          <w:szCs w:val="24"/>
          <w:highlight w:val="yellow"/>
        </w:rPr>
        <w:t xml:space="preserve"> for the Clinical Trial.</w:t>
      </w:r>
    </w:p>
    <w:p w14:paraId="27C889B3" w14:textId="77777777" w:rsidR="00556B1E" w:rsidRPr="004962B0" w:rsidRDefault="00556B1E" w:rsidP="00556B1E">
      <w:pPr>
        <w:spacing w:line="273" w:lineRule="exact"/>
        <w:ind w:left="74" w:right="-6509"/>
        <w:jc w:val="both"/>
        <w:textAlignment w:val="baseline"/>
        <w:rPr>
          <w:rFonts w:ascii="Arial" w:eastAsia="Arial" w:hAnsi="Arial"/>
          <w:b/>
          <w:bCs/>
          <w:color w:val="000000"/>
          <w:sz w:val="24"/>
          <w:szCs w:val="24"/>
        </w:rPr>
      </w:pPr>
    </w:p>
    <w:p w14:paraId="3576FC17" w14:textId="77777777" w:rsidR="00D90B60" w:rsidRPr="004962B0" w:rsidRDefault="094368B2" w:rsidP="7444BE20">
      <w:pPr>
        <w:spacing w:line="276" w:lineRule="exact"/>
        <w:ind w:left="72" w:right="-6510"/>
        <w:jc w:val="both"/>
        <w:textAlignment w:val="baseline"/>
        <w:rPr>
          <w:rFonts w:ascii="Arial" w:eastAsia="Arial" w:hAnsi="Arial"/>
          <w:b/>
          <w:bCs/>
          <w:color w:val="000000"/>
          <w:sz w:val="24"/>
          <w:szCs w:val="24"/>
          <w:u w:val="single"/>
        </w:rPr>
      </w:pPr>
      <w:r w:rsidRPr="094368B2">
        <w:rPr>
          <w:rFonts w:ascii="Arial" w:eastAsia="Arial" w:hAnsi="Arial"/>
          <w:b/>
          <w:bCs/>
          <w:color w:val="000000" w:themeColor="text1"/>
          <w:sz w:val="24"/>
          <w:szCs w:val="24"/>
          <w:u w:val="single"/>
        </w:rPr>
        <w:t xml:space="preserve">Price and Payment Schedule </w:t>
      </w:r>
    </w:p>
    <w:p w14:paraId="30B1C1A4" w14:textId="77777777" w:rsidR="00D90B60" w:rsidRPr="004962B0" w:rsidRDefault="094368B2" w:rsidP="094368B2">
      <w:pPr>
        <w:spacing w:before="136" w:line="276" w:lineRule="exact"/>
        <w:ind w:left="72" w:right="-6510"/>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Any costs or expenses not specified in the Agreement or </w:t>
      </w:r>
      <w:proofErr w:type="gramStart"/>
      <w:r w:rsidRPr="094368B2">
        <w:rPr>
          <w:rFonts w:ascii="Arial" w:eastAsia="Arial" w:hAnsi="Arial"/>
          <w:color w:val="000000" w:themeColor="text1"/>
          <w:sz w:val="24"/>
          <w:szCs w:val="24"/>
        </w:rPr>
        <w:t>changes to the budget must be approved in advance in writing by the Sponsor</w:t>
      </w:r>
      <w:proofErr w:type="gramEnd"/>
      <w:r w:rsidRPr="094368B2">
        <w:rPr>
          <w:rFonts w:ascii="Arial" w:eastAsia="Arial" w:hAnsi="Arial"/>
          <w:color w:val="000000" w:themeColor="text1"/>
          <w:sz w:val="24"/>
          <w:szCs w:val="24"/>
        </w:rPr>
        <w:t>. Without such approval, the Sponsor will not pay any additional costs, expenses or changes in budget.</w:t>
      </w:r>
    </w:p>
    <w:p w14:paraId="2E5E8EC4" w14:textId="77777777" w:rsidR="00D90B60" w:rsidRPr="004962B0" w:rsidRDefault="094368B2" w:rsidP="094368B2">
      <w:pPr>
        <w:spacing w:line="672" w:lineRule="exact"/>
        <w:ind w:left="72" w:right="-6510"/>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All fees set out below are exclusive of VAT. </w:t>
      </w:r>
      <w:r w:rsidR="00736E94">
        <w:br/>
      </w:r>
      <w:r w:rsidRPr="094368B2">
        <w:rPr>
          <w:rFonts w:ascii="Arial" w:eastAsia="Arial" w:hAnsi="Arial"/>
          <w:b/>
          <w:bCs/>
          <w:color w:val="000000" w:themeColor="text1"/>
          <w:sz w:val="24"/>
          <w:szCs w:val="24"/>
        </w:rPr>
        <w:t xml:space="preserve">Insert agreed budget table </w:t>
      </w:r>
    </w:p>
    <w:p w14:paraId="7C97B50A" w14:textId="77777777" w:rsidR="00D90B60" w:rsidRPr="004962B0" w:rsidRDefault="094368B2" w:rsidP="094368B2">
      <w:pPr>
        <w:spacing w:before="355" w:line="317" w:lineRule="exact"/>
        <w:ind w:left="72" w:right="-6510"/>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For subjects who do not complete the study, payment will be made on a pro-rata basis according to the number of visits attended, depending upon the reason for withdrawal being satisfactorily documented.</w:t>
      </w:r>
    </w:p>
    <w:p w14:paraId="6309378B" w14:textId="77777777" w:rsidR="00D90B60" w:rsidRPr="004962B0" w:rsidRDefault="094368B2" w:rsidP="094368B2">
      <w:pPr>
        <w:spacing w:before="454" w:line="276" w:lineRule="exact"/>
        <w:ind w:left="72" w:right="-6510"/>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The Sponsor agrees to reimburse all reasonable subject travel expenses. The Clinical Organisation will retain records of journeys made by subjects including receipts of travel if applicable.</w:t>
      </w:r>
    </w:p>
    <w:p w14:paraId="580D0442" w14:textId="066938CA" w:rsidR="00E17D5C" w:rsidRPr="004962B0" w:rsidRDefault="00736E94" w:rsidP="00556B1E">
      <w:pPr>
        <w:widowControl w:val="0"/>
        <w:spacing w:before="418" w:line="273" w:lineRule="exact"/>
        <w:ind w:left="72" w:right="-6509"/>
        <w:jc w:val="both"/>
        <w:textAlignment w:val="baseline"/>
        <w:rPr>
          <w:rFonts w:ascii="Arial" w:eastAsia="Arial" w:hAnsi="Arial"/>
          <w:color w:val="000000"/>
          <w:spacing w:val="-3"/>
          <w:sz w:val="24"/>
          <w:szCs w:val="24"/>
        </w:rPr>
      </w:pPr>
      <w:r>
        <w:rPr>
          <w:rFonts w:ascii="Arial" w:eastAsia="Arial" w:hAnsi="Arial"/>
          <w:color w:val="000000"/>
          <w:spacing w:val="-3"/>
          <w:sz w:val="24"/>
        </w:rPr>
        <w:br/>
      </w:r>
      <w:r w:rsidRPr="094368B2">
        <w:rPr>
          <w:rFonts w:ascii="Arial" w:eastAsia="Arial" w:hAnsi="Arial"/>
          <w:color w:val="000000"/>
          <w:spacing w:val="-3"/>
          <w:sz w:val="24"/>
          <w:szCs w:val="24"/>
        </w:rPr>
        <w:t xml:space="preserve">Payment of the amounts due under this Agreement is </w:t>
      </w:r>
      <w:proofErr w:type="gramStart"/>
      <w:r w:rsidRPr="094368B2">
        <w:rPr>
          <w:rFonts w:ascii="Arial" w:eastAsia="Arial" w:hAnsi="Arial"/>
          <w:color w:val="000000"/>
          <w:spacing w:val="-3"/>
          <w:sz w:val="24"/>
          <w:szCs w:val="24"/>
        </w:rPr>
        <w:t>subject to</w:t>
      </w:r>
      <w:proofErr w:type="gramEnd"/>
      <w:r w:rsidRPr="094368B2">
        <w:rPr>
          <w:rFonts w:ascii="Arial" w:eastAsia="Arial" w:hAnsi="Arial"/>
          <w:color w:val="000000"/>
          <w:spacing w:val="-3"/>
          <w:sz w:val="24"/>
          <w:szCs w:val="24"/>
        </w:rPr>
        <w:t>:</w:t>
      </w:r>
    </w:p>
    <w:p w14:paraId="10880854" w14:textId="77777777" w:rsidR="00D90B60" w:rsidRPr="004962B0" w:rsidRDefault="00736E94" w:rsidP="00556B1E">
      <w:pPr>
        <w:widowControl w:val="0"/>
        <w:numPr>
          <w:ilvl w:val="0"/>
          <w:numId w:val="22"/>
        </w:numPr>
        <w:tabs>
          <w:tab w:val="clear" w:pos="720"/>
          <w:tab w:val="left" w:pos="792"/>
        </w:tabs>
        <w:spacing w:before="5" w:line="273" w:lineRule="exact"/>
        <w:ind w:left="792" w:right="-6509" w:hanging="720"/>
        <w:jc w:val="both"/>
        <w:textAlignment w:val="baseline"/>
        <w:rPr>
          <w:rFonts w:ascii="Arial" w:eastAsia="Arial" w:hAnsi="Arial"/>
          <w:color w:val="000000"/>
          <w:spacing w:val="-2"/>
          <w:sz w:val="24"/>
          <w:szCs w:val="24"/>
        </w:rPr>
      </w:pPr>
      <w:r w:rsidRPr="094368B2">
        <w:rPr>
          <w:rFonts w:ascii="Arial" w:eastAsia="Arial" w:hAnsi="Arial"/>
          <w:color w:val="000000"/>
          <w:spacing w:val="-2"/>
          <w:sz w:val="24"/>
          <w:szCs w:val="24"/>
        </w:rPr>
        <w:t>The Clinical Trial being completed in accordance with the Protocol</w:t>
      </w:r>
    </w:p>
    <w:p w14:paraId="4DB440AD" w14:textId="77777777" w:rsidR="00D90B60" w:rsidRPr="004962B0" w:rsidRDefault="094368B2" w:rsidP="00556B1E">
      <w:pPr>
        <w:widowControl w:val="0"/>
        <w:numPr>
          <w:ilvl w:val="0"/>
          <w:numId w:val="22"/>
        </w:numPr>
        <w:tabs>
          <w:tab w:val="clear" w:pos="720"/>
          <w:tab w:val="left" w:pos="792"/>
        </w:tabs>
        <w:spacing w:line="276" w:lineRule="exact"/>
        <w:ind w:left="792" w:right="-6509" w:hanging="720"/>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The Clinical Organisation providing to the Sponsor all requested documentation/receipts for expenses; and</w:t>
      </w:r>
    </w:p>
    <w:p w14:paraId="1722159A" w14:textId="77777777" w:rsidR="00D90B60" w:rsidRPr="004962B0" w:rsidRDefault="00736E94" w:rsidP="00556B1E">
      <w:pPr>
        <w:widowControl w:val="0"/>
        <w:numPr>
          <w:ilvl w:val="0"/>
          <w:numId w:val="22"/>
        </w:numPr>
        <w:tabs>
          <w:tab w:val="clear" w:pos="720"/>
          <w:tab w:val="left" w:pos="792"/>
        </w:tabs>
        <w:spacing w:before="1" w:line="273" w:lineRule="exact"/>
        <w:ind w:left="792" w:right="-6509" w:hanging="720"/>
        <w:jc w:val="both"/>
        <w:textAlignment w:val="baseline"/>
        <w:rPr>
          <w:rFonts w:ascii="Arial" w:eastAsia="Arial" w:hAnsi="Arial"/>
          <w:color w:val="000000"/>
          <w:spacing w:val="-2"/>
          <w:sz w:val="24"/>
          <w:szCs w:val="24"/>
        </w:rPr>
      </w:pPr>
      <w:r w:rsidRPr="094368B2">
        <w:rPr>
          <w:rFonts w:ascii="Arial" w:eastAsia="Arial" w:hAnsi="Arial"/>
          <w:color w:val="000000"/>
          <w:spacing w:val="-2"/>
          <w:sz w:val="24"/>
          <w:szCs w:val="24"/>
        </w:rPr>
        <w:t>The Principal Investigator complying with the terms of this Agreement.</w:t>
      </w:r>
    </w:p>
    <w:p w14:paraId="11A365E0" w14:textId="77777777" w:rsidR="00DD3FB5" w:rsidRDefault="094368B2" w:rsidP="00556B1E">
      <w:pPr>
        <w:widowControl w:val="0"/>
        <w:spacing w:before="394" w:line="278" w:lineRule="exact"/>
        <w:ind w:left="74" w:right="-6509"/>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Payment will be made when the </w:t>
      </w:r>
      <w:proofErr w:type="gramStart"/>
      <w:r w:rsidRPr="094368B2">
        <w:rPr>
          <w:rFonts w:ascii="Arial" w:eastAsia="Arial" w:hAnsi="Arial"/>
          <w:color w:val="000000" w:themeColor="text1"/>
          <w:sz w:val="24"/>
          <w:szCs w:val="24"/>
        </w:rPr>
        <w:t>data has been entered onto the EDC system and on submission of a valid invoice to the Sponsor by the Clinical Organisation</w:t>
      </w:r>
      <w:proofErr w:type="gramEnd"/>
      <w:r w:rsidRPr="094368B2">
        <w:rPr>
          <w:rFonts w:ascii="Arial" w:eastAsia="Arial" w:hAnsi="Arial"/>
          <w:color w:val="000000" w:themeColor="text1"/>
          <w:sz w:val="24"/>
          <w:szCs w:val="24"/>
        </w:rPr>
        <w:t>.</w:t>
      </w:r>
    </w:p>
    <w:p w14:paraId="3ECF7E00" w14:textId="77777777" w:rsidR="005F62C9" w:rsidRDefault="00736E94" w:rsidP="00556B1E">
      <w:pPr>
        <w:widowControl w:val="0"/>
        <w:spacing w:before="394" w:line="278" w:lineRule="exact"/>
        <w:ind w:left="74" w:right="-6509"/>
        <w:jc w:val="both"/>
        <w:textAlignment w:val="baseline"/>
        <w:rPr>
          <w:rFonts w:ascii="Arial" w:eastAsia="Arial" w:hAnsi="Arial"/>
          <w:color w:val="000000"/>
          <w:sz w:val="24"/>
          <w:szCs w:val="24"/>
        </w:rPr>
      </w:pPr>
      <w:r w:rsidRPr="7444BE20">
        <w:rPr>
          <w:rFonts w:ascii="Arial" w:eastAsia="Arial" w:hAnsi="Arial"/>
          <w:color w:val="000000"/>
          <w:spacing w:val="-1"/>
          <w:sz w:val="24"/>
          <w:szCs w:val="24"/>
        </w:rPr>
        <w:t xml:space="preserve">All invoices relating to the Agreement and subsequent amendments must quote </w:t>
      </w:r>
      <w:r w:rsidR="0056563A" w:rsidRPr="7444BE20">
        <w:rPr>
          <w:rFonts w:ascii="Arial" w:eastAsia="Arial" w:hAnsi="Arial"/>
          <w:color w:val="000000"/>
          <w:spacing w:val="-1"/>
          <w:sz w:val="24"/>
          <w:szCs w:val="24"/>
        </w:rPr>
        <w:t>the following</w:t>
      </w:r>
      <w:r w:rsidRPr="7444BE20">
        <w:rPr>
          <w:rFonts w:ascii="Arial" w:eastAsia="Arial" w:hAnsi="Arial"/>
          <w:color w:val="000000"/>
          <w:spacing w:val="-1"/>
          <w:sz w:val="24"/>
          <w:szCs w:val="24"/>
        </w:rPr>
        <w:t xml:space="preserve"> information </w:t>
      </w:r>
      <w:r w:rsidRPr="7444BE20">
        <w:rPr>
          <w:rFonts w:ascii="Arial" w:eastAsia="Arial" w:hAnsi="Arial"/>
          <w:color w:val="000000"/>
          <w:spacing w:val="-1"/>
          <w:sz w:val="24"/>
          <w:szCs w:val="24"/>
          <w:highlight w:val="yellow"/>
        </w:rPr>
        <w:t>XXXXXXXXXXXX.</w:t>
      </w:r>
      <w:r w:rsidRPr="7444BE20">
        <w:rPr>
          <w:rFonts w:ascii="Arial" w:eastAsia="Arial" w:hAnsi="Arial"/>
          <w:color w:val="000000"/>
          <w:spacing w:val="-1"/>
          <w:sz w:val="24"/>
          <w:szCs w:val="24"/>
        </w:rPr>
        <w:t xml:space="preserve"> </w:t>
      </w:r>
      <w:proofErr w:type="gramStart"/>
      <w:r w:rsidRPr="7444BE20">
        <w:rPr>
          <w:rFonts w:ascii="Arial" w:eastAsia="Arial" w:hAnsi="Arial"/>
          <w:color w:val="000000"/>
          <w:spacing w:val="-1"/>
          <w:sz w:val="24"/>
          <w:szCs w:val="24"/>
        </w:rPr>
        <w:t xml:space="preserve">Invoices which do not display the </w:t>
      </w:r>
      <w:r w:rsidR="0056563A" w:rsidRPr="7444BE20">
        <w:rPr>
          <w:rFonts w:ascii="Arial" w:eastAsia="Arial" w:hAnsi="Arial"/>
          <w:color w:val="000000"/>
          <w:spacing w:val="-1"/>
          <w:sz w:val="24"/>
          <w:szCs w:val="24"/>
        </w:rPr>
        <w:t>required</w:t>
      </w:r>
      <w:r w:rsidR="00460174" w:rsidRPr="7444BE20">
        <w:rPr>
          <w:rFonts w:ascii="Arial" w:eastAsia="Arial" w:hAnsi="Arial"/>
          <w:color w:val="000000"/>
          <w:spacing w:val="-1"/>
          <w:sz w:val="24"/>
          <w:szCs w:val="24"/>
        </w:rPr>
        <w:t xml:space="preserve"> information</w:t>
      </w:r>
      <w:proofErr w:type="gramEnd"/>
      <w:r w:rsidR="00460174" w:rsidRPr="7444BE20">
        <w:rPr>
          <w:rFonts w:ascii="Arial" w:eastAsia="Arial" w:hAnsi="Arial"/>
          <w:color w:val="000000"/>
          <w:spacing w:val="-1"/>
          <w:sz w:val="24"/>
          <w:szCs w:val="24"/>
        </w:rPr>
        <w:t xml:space="preserve"> cannot be processed for payment and will be returned to the </w:t>
      </w:r>
      <w:r w:rsidR="00CF697C" w:rsidRPr="7444BE20">
        <w:rPr>
          <w:rFonts w:ascii="Arial" w:eastAsia="Arial" w:hAnsi="Arial"/>
          <w:color w:val="000000"/>
          <w:spacing w:val="-1"/>
          <w:sz w:val="24"/>
          <w:szCs w:val="24"/>
        </w:rPr>
        <w:t xml:space="preserve">Clinical </w:t>
      </w:r>
      <w:r w:rsidR="00460174" w:rsidRPr="7444BE20">
        <w:rPr>
          <w:rFonts w:ascii="Arial" w:eastAsia="Arial" w:hAnsi="Arial"/>
          <w:color w:val="000000"/>
          <w:spacing w:val="-1"/>
          <w:sz w:val="24"/>
          <w:szCs w:val="24"/>
        </w:rPr>
        <w:t xml:space="preserve">Organisation. The address stated on the invoice must </w:t>
      </w:r>
      <w:proofErr w:type="gramStart"/>
      <w:r w:rsidR="00460174" w:rsidRPr="7444BE20">
        <w:rPr>
          <w:rFonts w:ascii="Arial" w:eastAsia="Arial" w:hAnsi="Arial"/>
          <w:color w:val="000000"/>
          <w:spacing w:val="-1"/>
          <w:sz w:val="24"/>
          <w:szCs w:val="24"/>
        </w:rPr>
        <w:t>be:</w:t>
      </w:r>
      <w:proofErr w:type="gramEnd"/>
      <w:r w:rsidR="7444BE20" w:rsidRPr="7444BE20">
        <w:rPr>
          <w:rFonts w:ascii="Arial" w:eastAsia="Arial" w:hAnsi="Arial"/>
          <w:color w:val="000000" w:themeColor="text1"/>
          <w:sz w:val="24"/>
          <w:szCs w:val="24"/>
        </w:rPr>
        <w:t xml:space="preserve"> </w:t>
      </w:r>
      <w:r w:rsidR="7444BE20" w:rsidRPr="7444BE20">
        <w:rPr>
          <w:rFonts w:ascii="Arial" w:eastAsia="Arial" w:hAnsi="Arial"/>
          <w:color w:val="000000" w:themeColor="text1"/>
          <w:sz w:val="24"/>
          <w:szCs w:val="24"/>
          <w:highlight w:val="yellow"/>
        </w:rPr>
        <w:t>XXXXXXXXXXXX</w:t>
      </w:r>
      <w:r w:rsidR="00673F3E" w:rsidRPr="004962B0">
        <w:rPr>
          <w:rFonts w:ascii="Arial" w:eastAsia="Arial" w:hAnsi="Arial"/>
          <w:color w:val="000000"/>
          <w:spacing w:val="-1"/>
          <w:sz w:val="24"/>
        </w:rPr>
        <w:br/>
      </w:r>
      <w:r w:rsidR="00673F3E" w:rsidRPr="004962B0">
        <w:rPr>
          <w:rFonts w:ascii="Arial" w:eastAsia="Arial" w:hAnsi="Arial"/>
          <w:color w:val="000000"/>
          <w:spacing w:val="-1"/>
          <w:sz w:val="24"/>
        </w:rPr>
        <w:br/>
      </w:r>
    </w:p>
    <w:p w14:paraId="44880D4E" w14:textId="30977E27" w:rsidR="00D90B60" w:rsidRPr="00DD3FB5" w:rsidRDefault="00736E94" w:rsidP="00556B1E">
      <w:pPr>
        <w:widowControl w:val="0"/>
        <w:spacing w:before="394" w:line="278" w:lineRule="exact"/>
        <w:ind w:left="74" w:right="-6509"/>
        <w:jc w:val="both"/>
        <w:textAlignment w:val="baseline"/>
        <w:rPr>
          <w:rFonts w:ascii="Arial" w:eastAsia="Arial" w:hAnsi="Arial"/>
          <w:color w:val="000000"/>
          <w:sz w:val="24"/>
          <w:szCs w:val="24"/>
        </w:rPr>
      </w:pPr>
      <w:r w:rsidRPr="7444BE20">
        <w:rPr>
          <w:rFonts w:ascii="Arial" w:eastAsia="Arial" w:hAnsi="Arial"/>
          <w:color w:val="000000"/>
          <w:sz w:val="24"/>
          <w:szCs w:val="24"/>
        </w:rPr>
        <w:lastRenderedPageBreak/>
        <w:t xml:space="preserve">In order for invoices to be processed </w:t>
      </w:r>
      <w:proofErr w:type="gramStart"/>
      <w:r w:rsidRPr="7444BE20">
        <w:rPr>
          <w:rFonts w:ascii="Arial" w:eastAsia="Arial" w:hAnsi="Arial"/>
          <w:color w:val="000000"/>
          <w:sz w:val="24"/>
          <w:szCs w:val="24"/>
        </w:rPr>
        <w:t>without delay</w:t>
      </w:r>
      <w:proofErr w:type="gramEnd"/>
      <w:r w:rsidRPr="7444BE20">
        <w:rPr>
          <w:rFonts w:ascii="Arial" w:eastAsia="Arial" w:hAnsi="Arial"/>
          <w:color w:val="000000"/>
          <w:sz w:val="24"/>
          <w:szCs w:val="24"/>
        </w:rPr>
        <w:t xml:space="preserve">, please ensure that invoices are emailed in an unzipped PDF format (1 invoice per email, quote Protocol number in subject line) to our Accounts Payable Department at: </w:t>
      </w:r>
      <w:r w:rsidRPr="2D24E174">
        <w:rPr>
          <w:rFonts w:ascii="Arial" w:eastAsia="Arial" w:hAnsi="Arial"/>
          <w:color w:val="000000"/>
          <w:sz w:val="24"/>
          <w:szCs w:val="24"/>
          <w:highlight w:val="yellow"/>
        </w:rPr>
        <w:t>[Insert address]</w:t>
      </w:r>
    </w:p>
    <w:p w14:paraId="32733564" w14:textId="77777777" w:rsidR="00D90B60" w:rsidRPr="004962B0" w:rsidRDefault="00D90B60" w:rsidP="00556B1E">
      <w:pPr>
        <w:widowControl w:val="0"/>
        <w:ind w:right="62"/>
        <w:jc w:val="both"/>
      </w:pPr>
    </w:p>
    <w:p w14:paraId="08D3FED2" w14:textId="77777777" w:rsidR="006A5B7B" w:rsidRPr="004962B0" w:rsidRDefault="006A5B7B" w:rsidP="00556B1E">
      <w:pPr>
        <w:widowControl w:val="0"/>
        <w:ind w:right="62"/>
        <w:jc w:val="both"/>
      </w:pPr>
    </w:p>
    <w:p w14:paraId="47E36853" w14:textId="77777777" w:rsidR="006A5B7B" w:rsidRPr="004962B0" w:rsidRDefault="094368B2" w:rsidP="00556B1E">
      <w:pPr>
        <w:widowControl w:val="0"/>
        <w:tabs>
          <w:tab w:val="left" w:pos="567"/>
          <w:tab w:val="left" w:pos="1418"/>
          <w:tab w:val="left" w:pos="1843"/>
        </w:tabs>
        <w:spacing w:line="360" w:lineRule="auto"/>
        <w:jc w:val="both"/>
        <w:rPr>
          <w:rFonts w:ascii="Arial" w:eastAsia="Times New Roman" w:hAnsi="Arial" w:cs="Arial"/>
          <w:b/>
          <w:bCs/>
          <w:color w:val="000000" w:themeColor="text1"/>
          <w:sz w:val="24"/>
          <w:szCs w:val="24"/>
        </w:rPr>
      </w:pPr>
      <w:r w:rsidRPr="094368B2">
        <w:rPr>
          <w:rFonts w:ascii="Arial" w:eastAsia="Times New Roman" w:hAnsi="Arial" w:cs="Arial"/>
          <w:b/>
          <w:bCs/>
          <w:color w:val="000000" w:themeColor="text1"/>
          <w:sz w:val="24"/>
          <w:szCs w:val="24"/>
        </w:rPr>
        <w:t xml:space="preserve">Payment </w:t>
      </w:r>
      <w:proofErr w:type="gramStart"/>
      <w:r w:rsidRPr="094368B2">
        <w:rPr>
          <w:rFonts w:ascii="Arial" w:eastAsia="Times New Roman" w:hAnsi="Arial" w:cs="Arial"/>
          <w:b/>
          <w:bCs/>
          <w:color w:val="000000" w:themeColor="text1"/>
          <w:sz w:val="24"/>
          <w:szCs w:val="24"/>
        </w:rPr>
        <w:t>will be made</w:t>
      </w:r>
      <w:proofErr w:type="gramEnd"/>
      <w:r w:rsidRPr="094368B2">
        <w:rPr>
          <w:rFonts w:ascii="Arial" w:eastAsia="Times New Roman" w:hAnsi="Arial" w:cs="Arial"/>
          <w:b/>
          <w:bCs/>
          <w:color w:val="000000" w:themeColor="text1"/>
          <w:sz w:val="24"/>
          <w:szCs w:val="24"/>
        </w:rPr>
        <w:t xml:space="preserve"> to:       </w:t>
      </w:r>
    </w:p>
    <w:p w14:paraId="7A260E2B" w14:textId="77777777" w:rsidR="006A5B7B" w:rsidRPr="004962B0" w:rsidRDefault="006A5B7B" w:rsidP="094368B2">
      <w:pPr>
        <w:widowControl w:val="0"/>
        <w:tabs>
          <w:tab w:val="left" w:pos="567"/>
          <w:tab w:val="left" w:pos="1418"/>
          <w:tab w:val="left" w:pos="1843"/>
        </w:tabs>
        <w:spacing w:line="360" w:lineRule="auto"/>
        <w:jc w:val="both"/>
        <w:rPr>
          <w:rFonts w:ascii="Arial" w:eastAsia="Times New Roman" w:hAnsi="Arial" w:cs="Arial"/>
          <w:b/>
          <w:bCs/>
          <w:color w:val="000000" w:themeColor="text1"/>
          <w:sz w:val="24"/>
          <w:szCs w:val="24"/>
          <w:highlight w:val="yellow"/>
        </w:rPr>
      </w:pPr>
    </w:p>
    <w:p w14:paraId="20FA758B" w14:textId="77777777" w:rsidR="006A5B7B" w:rsidRPr="004962B0" w:rsidRDefault="094368B2" w:rsidP="094368B2">
      <w:pPr>
        <w:widowControl w:val="0"/>
        <w:tabs>
          <w:tab w:val="left" w:pos="567"/>
          <w:tab w:val="left" w:pos="1418"/>
          <w:tab w:val="left" w:pos="1843"/>
        </w:tabs>
        <w:spacing w:line="360" w:lineRule="auto"/>
        <w:ind w:left="3927" w:hanging="3927"/>
        <w:rPr>
          <w:rFonts w:ascii="Arial" w:eastAsia="Times New Roman" w:hAnsi="Arial" w:cs="Arial"/>
          <w:b/>
          <w:bCs/>
          <w:color w:val="000000" w:themeColor="text1"/>
          <w:sz w:val="24"/>
          <w:szCs w:val="24"/>
        </w:rPr>
      </w:pPr>
      <w:r w:rsidRPr="094368B2">
        <w:rPr>
          <w:rFonts w:ascii="Arial" w:eastAsia="Times New Roman" w:hAnsi="Arial" w:cs="Arial"/>
          <w:b/>
          <w:bCs/>
          <w:color w:val="000000" w:themeColor="text1"/>
          <w:sz w:val="24"/>
          <w:szCs w:val="24"/>
        </w:rPr>
        <w:t xml:space="preserve">Account Details: </w:t>
      </w:r>
    </w:p>
    <w:tbl>
      <w:tblPr>
        <w:tblW w:w="925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6408"/>
      </w:tblGrid>
      <w:tr w:rsidR="00501200" w14:paraId="55A1B323" w14:textId="77777777" w:rsidTr="00556B1E">
        <w:trPr>
          <w:trHeight w:val="300"/>
        </w:trPr>
        <w:tc>
          <w:tcPr>
            <w:tcW w:w="2850" w:type="dxa"/>
            <w:shd w:val="clear" w:color="auto" w:fill="auto"/>
            <w:noWrap/>
            <w:vAlign w:val="center"/>
            <w:hideMark/>
          </w:tcPr>
          <w:p w14:paraId="437C1AF4" w14:textId="77777777" w:rsidR="006A5B7B" w:rsidRPr="00556B1E" w:rsidRDefault="094368B2" w:rsidP="006A5B7B">
            <w:pPr>
              <w:tabs>
                <w:tab w:val="left" w:pos="567"/>
                <w:tab w:val="left" w:pos="1418"/>
                <w:tab w:val="left" w:pos="1843"/>
              </w:tabs>
              <w:rPr>
                <w:rFonts w:ascii="Arial" w:eastAsia="Times New Roman" w:hAnsi="Arial" w:cs="Arial"/>
                <w:color w:val="000000"/>
                <w:sz w:val="24"/>
                <w:szCs w:val="24"/>
                <w:highlight w:val="yellow"/>
              </w:rPr>
            </w:pPr>
            <w:r w:rsidRPr="00556B1E">
              <w:rPr>
                <w:rFonts w:ascii="Arial" w:eastAsia="Times New Roman" w:hAnsi="Arial" w:cs="Arial"/>
                <w:color w:val="000000" w:themeColor="text1"/>
                <w:sz w:val="24"/>
                <w:szCs w:val="24"/>
                <w:highlight w:val="yellow"/>
              </w:rPr>
              <w:t>Vendor Registered Name</w:t>
            </w:r>
          </w:p>
        </w:tc>
        <w:tc>
          <w:tcPr>
            <w:tcW w:w="6408" w:type="dxa"/>
            <w:shd w:val="clear" w:color="auto" w:fill="auto"/>
            <w:noWrap/>
            <w:vAlign w:val="bottom"/>
            <w:hideMark/>
          </w:tcPr>
          <w:p w14:paraId="0B22EB18" w14:textId="77777777" w:rsidR="006A5B7B" w:rsidRPr="004962B0" w:rsidRDefault="006A5B7B" w:rsidP="094368B2">
            <w:pPr>
              <w:tabs>
                <w:tab w:val="left" w:pos="567"/>
                <w:tab w:val="left" w:pos="1418"/>
                <w:tab w:val="left" w:pos="1843"/>
              </w:tabs>
              <w:jc w:val="both"/>
              <w:rPr>
                <w:rFonts w:ascii="Arial" w:eastAsia="Times New Roman" w:hAnsi="Arial" w:cs="Arial"/>
                <w:color w:val="000000"/>
                <w:sz w:val="24"/>
                <w:szCs w:val="24"/>
              </w:rPr>
            </w:pPr>
          </w:p>
        </w:tc>
      </w:tr>
      <w:tr w:rsidR="00501200" w14:paraId="6613DE60" w14:textId="77777777" w:rsidTr="00556B1E">
        <w:trPr>
          <w:trHeight w:val="300"/>
        </w:trPr>
        <w:tc>
          <w:tcPr>
            <w:tcW w:w="2850" w:type="dxa"/>
            <w:shd w:val="clear" w:color="auto" w:fill="auto"/>
            <w:noWrap/>
            <w:vAlign w:val="center"/>
            <w:hideMark/>
          </w:tcPr>
          <w:p w14:paraId="37622121" w14:textId="77777777" w:rsidR="00DD3FB5" w:rsidRPr="00556B1E" w:rsidRDefault="094368B2" w:rsidP="094368B2">
            <w:pPr>
              <w:tabs>
                <w:tab w:val="left" w:pos="567"/>
                <w:tab w:val="left" w:pos="1418"/>
                <w:tab w:val="left" w:pos="1843"/>
              </w:tabs>
              <w:rPr>
                <w:rFonts w:ascii="Arial" w:eastAsia="Times New Roman" w:hAnsi="Arial" w:cs="Arial"/>
                <w:color w:val="000000"/>
                <w:sz w:val="24"/>
                <w:szCs w:val="24"/>
                <w:highlight w:val="yellow"/>
              </w:rPr>
            </w:pPr>
            <w:r w:rsidRPr="00556B1E">
              <w:rPr>
                <w:rFonts w:ascii="Arial" w:eastAsia="Times New Roman" w:hAnsi="Arial" w:cs="Arial"/>
                <w:color w:val="000000" w:themeColor="text1"/>
                <w:sz w:val="24"/>
                <w:szCs w:val="24"/>
                <w:highlight w:val="yellow"/>
              </w:rPr>
              <w:t>Vendor Address</w:t>
            </w:r>
          </w:p>
          <w:p w14:paraId="4A9DB98B" w14:textId="77777777" w:rsidR="00DD3FB5" w:rsidRPr="00556B1E" w:rsidRDefault="00DD3FB5" w:rsidP="094368B2">
            <w:pPr>
              <w:tabs>
                <w:tab w:val="left" w:pos="567"/>
                <w:tab w:val="left" w:pos="1418"/>
                <w:tab w:val="left" w:pos="1843"/>
              </w:tabs>
              <w:rPr>
                <w:rFonts w:ascii="Arial" w:eastAsia="Times New Roman" w:hAnsi="Arial" w:cs="Arial"/>
                <w:color w:val="000000"/>
                <w:sz w:val="24"/>
                <w:szCs w:val="24"/>
                <w:highlight w:val="yellow"/>
              </w:rPr>
            </w:pPr>
          </w:p>
          <w:p w14:paraId="1FE3D912" w14:textId="77777777" w:rsidR="00DD3FB5" w:rsidRPr="00556B1E" w:rsidRDefault="00DD3FB5" w:rsidP="094368B2">
            <w:pPr>
              <w:tabs>
                <w:tab w:val="left" w:pos="567"/>
                <w:tab w:val="left" w:pos="1418"/>
                <w:tab w:val="left" w:pos="1843"/>
              </w:tabs>
              <w:rPr>
                <w:rFonts w:ascii="Arial" w:eastAsia="Times New Roman" w:hAnsi="Arial" w:cs="Arial"/>
                <w:color w:val="000000"/>
                <w:sz w:val="24"/>
                <w:szCs w:val="24"/>
                <w:highlight w:val="yellow"/>
              </w:rPr>
            </w:pPr>
          </w:p>
        </w:tc>
        <w:tc>
          <w:tcPr>
            <w:tcW w:w="6408" w:type="dxa"/>
            <w:shd w:val="clear" w:color="auto" w:fill="auto"/>
            <w:noWrap/>
            <w:vAlign w:val="bottom"/>
            <w:hideMark/>
          </w:tcPr>
          <w:p w14:paraId="030B5DA3" w14:textId="77777777" w:rsidR="00DD3FB5" w:rsidRPr="004962B0" w:rsidRDefault="00DD3FB5" w:rsidP="094368B2">
            <w:pPr>
              <w:tabs>
                <w:tab w:val="left" w:pos="567"/>
                <w:tab w:val="left" w:pos="1418"/>
                <w:tab w:val="left" w:pos="1843"/>
              </w:tabs>
              <w:jc w:val="both"/>
              <w:rPr>
                <w:rFonts w:ascii="Arial" w:eastAsia="Times New Roman" w:hAnsi="Arial" w:cs="Arial"/>
                <w:color w:val="000000"/>
                <w:sz w:val="24"/>
                <w:szCs w:val="24"/>
              </w:rPr>
            </w:pPr>
          </w:p>
        </w:tc>
      </w:tr>
      <w:tr w:rsidR="00501200" w14:paraId="5D753DBC" w14:textId="77777777" w:rsidTr="00556B1E">
        <w:trPr>
          <w:trHeight w:val="300"/>
        </w:trPr>
        <w:tc>
          <w:tcPr>
            <w:tcW w:w="2850" w:type="dxa"/>
            <w:shd w:val="clear" w:color="auto" w:fill="auto"/>
            <w:noWrap/>
            <w:vAlign w:val="center"/>
            <w:hideMark/>
          </w:tcPr>
          <w:p w14:paraId="2346F081" w14:textId="77777777" w:rsidR="00DD3FB5" w:rsidRPr="00556B1E" w:rsidRDefault="094368B2" w:rsidP="006A5B7B">
            <w:pPr>
              <w:tabs>
                <w:tab w:val="left" w:pos="567"/>
                <w:tab w:val="left" w:pos="1418"/>
                <w:tab w:val="left" w:pos="1843"/>
              </w:tabs>
              <w:rPr>
                <w:rFonts w:ascii="Arial" w:eastAsia="Times New Roman" w:hAnsi="Arial" w:cs="Arial"/>
                <w:color w:val="000000"/>
                <w:sz w:val="24"/>
                <w:szCs w:val="24"/>
                <w:highlight w:val="yellow"/>
              </w:rPr>
            </w:pPr>
            <w:r w:rsidRPr="00556B1E">
              <w:rPr>
                <w:rFonts w:ascii="Arial" w:eastAsia="Times New Roman" w:hAnsi="Arial" w:cs="Arial"/>
                <w:color w:val="000000" w:themeColor="text1"/>
                <w:sz w:val="24"/>
                <w:szCs w:val="24"/>
                <w:highlight w:val="yellow"/>
              </w:rPr>
              <w:t>EIR Code</w:t>
            </w:r>
          </w:p>
        </w:tc>
        <w:tc>
          <w:tcPr>
            <w:tcW w:w="6408" w:type="dxa"/>
            <w:shd w:val="clear" w:color="auto" w:fill="auto"/>
            <w:noWrap/>
            <w:vAlign w:val="bottom"/>
            <w:hideMark/>
          </w:tcPr>
          <w:p w14:paraId="7385575B" w14:textId="77777777" w:rsidR="00DD3FB5" w:rsidRPr="004962B0" w:rsidRDefault="00DD3FB5" w:rsidP="094368B2">
            <w:pPr>
              <w:tabs>
                <w:tab w:val="left" w:pos="567"/>
                <w:tab w:val="left" w:pos="1418"/>
                <w:tab w:val="left" w:pos="1843"/>
              </w:tabs>
              <w:jc w:val="both"/>
              <w:rPr>
                <w:rFonts w:ascii="Arial" w:eastAsia="Times New Roman" w:hAnsi="Arial" w:cs="Arial"/>
                <w:color w:val="000000"/>
                <w:sz w:val="24"/>
                <w:szCs w:val="24"/>
              </w:rPr>
            </w:pPr>
          </w:p>
        </w:tc>
      </w:tr>
      <w:tr w:rsidR="00501200" w14:paraId="203E99A4" w14:textId="77777777" w:rsidTr="00556B1E">
        <w:trPr>
          <w:trHeight w:val="300"/>
        </w:trPr>
        <w:tc>
          <w:tcPr>
            <w:tcW w:w="2850" w:type="dxa"/>
            <w:shd w:val="clear" w:color="auto" w:fill="auto"/>
            <w:noWrap/>
            <w:vAlign w:val="center"/>
            <w:hideMark/>
          </w:tcPr>
          <w:p w14:paraId="75CE42EA" w14:textId="77777777" w:rsidR="00DD3FB5" w:rsidRPr="00556B1E" w:rsidRDefault="094368B2" w:rsidP="006A5B7B">
            <w:pPr>
              <w:tabs>
                <w:tab w:val="left" w:pos="567"/>
                <w:tab w:val="left" w:pos="1418"/>
                <w:tab w:val="left" w:pos="1843"/>
              </w:tabs>
              <w:rPr>
                <w:rFonts w:ascii="Arial" w:eastAsia="Times New Roman" w:hAnsi="Arial" w:cs="Arial"/>
                <w:color w:val="000000"/>
                <w:sz w:val="24"/>
                <w:szCs w:val="24"/>
                <w:highlight w:val="yellow"/>
              </w:rPr>
            </w:pPr>
            <w:r w:rsidRPr="00556B1E">
              <w:rPr>
                <w:rFonts w:ascii="Arial" w:eastAsia="Times New Roman" w:hAnsi="Arial" w:cs="Arial"/>
                <w:color w:val="000000" w:themeColor="text1"/>
                <w:sz w:val="24"/>
                <w:szCs w:val="24"/>
                <w:highlight w:val="yellow"/>
              </w:rPr>
              <w:t>Phone</w:t>
            </w:r>
          </w:p>
        </w:tc>
        <w:tc>
          <w:tcPr>
            <w:tcW w:w="6408" w:type="dxa"/>
            <w:shd w:val="clear" w:color="auto" w:fill="auto"/>
            <w:noWrap/>
            <w:vAlign w:val="bottom"/>
            <w:hideMark/>
          </w:tcPr>
          <w:p w14:paraId="04EA0140" w14:textId="77777777" w:rsidR="00DD3FB5" w:rsidRPr="004962B0" w:rsidRDefault="00DD3FB5" w:rsidP="094368B2">
            <w:pPr>
              <w:tabs>
                <w:tab w:val="left" w:pos="567"/>
                <w:tab w:val="left" w:pos="1418"/>
                <w:tab w:val="left" w:pos="1843"/>
              </w:tabs>
              <w:jc w:val="both"/>
              <w:rPr>
                <w:rFonts w:ascii="Arial" w:eastAsia="Times New Roman" w:hAnsi="Arial" w:cs="Arial"/>
                <w:color w:val="000000"/>
                <w:sz w:val="24"/>
                <w:szCs w:val="24"/>
              </w:rPr>
            </w:pPr>
          </w:p>
        </w:tc>
      </w:tr>
      <w:tr w:rsidR="00501200" w14:paraId="74B2EC1C" w14:textId="77777777" w:rsidTr="00556B1E">
        <w:trPr>
          <w:trHeight w:val="300"/>
        </w:trPr>
        <w:tc>
          <w:tcPr>
            <w:tcW w:w="2850" w:type="dxa"/>
            <w:shd w:val="clear" w:color="auto" w:fill="auto"/>
            <w:noWrap/>
            <w:vAlign w:val="center"/>
            <w:hideMark/>
          </w:tcPr>
          <w:p w14:paraId="1C98F48F" w14:textId="77777777" w:rsidR="00DD3FB5" w:rsidRPr="00556B1E" w:rsidRDefault="094368B2" w:rsidP="006A5B7B">
            <w:pPr>
              <w:tabs>
                <w:tab w:val="left" w:pos="567"/>
                <w:tab w:val="left" w:pos="1418"/>
                <w:tab w:val="left" w:pos="1843"/>
              </w:tabs>
              <w:rPr>
                <w:rFonts w:ascii="Arial" w:eastAsia="Times New Roman" w:hAnsi="Arial" w:cs="Arial"/>
                <w:color w:val="000000"/>
                <w:sz w:val="24"/>
                <w:szCs w:val="24"/>
                <w:highlight w:val="yellow"/>
              </w:rPr>
            </w:pPr>
            <w:r w:rsidRPr="00556B1E">
              <w:rPr>
                <w:rFonts w:ascii="Arial" w:eastAsia="Times New Roman" w:hAnsi="Arial" w:cs="Arial"/>
                <w:color w:val="000000" w:themeColor="text1"/>
                <w:sz w:val="24"/>
                <w:szCs w:val="24"/>
                <w:highlight w:val="yellow"/>
              </w:rPr>
              <w:t>Fax</w:t>
            </w:r>
          </w:p>
        </w:tc>
        <w:tc>
          <w:tcPr>
            <w:tcW w:w="6408" w:type="dxa"/>
            <w:shd w:val="clear" w:color="auto" w:fill="auto"/>
            <w:noWrap/>
            <w:vAlign w:val="bottom"/>
            <w:hideMark/>
          </w:tcPr>
          <w:p w14:paraId="32EACC78" w14:textId="77777777" w:rsidR="00DD3FB5" w:rsidRPr="004962B0" w:rsidRDefault="00DD3FB5" w:rsidP="094368B2">
            <w:pPr>
              <w:tabs>
                <w:tab w:val="left" w:pos="567"/>
                <w:tab w:val="left" w:pos="1418"/>
                <w:tab w:val="left" w:pos="1843"/>
              </w:tabs>
              <w:jc w:val="both"/>
              <w:rPr>
                <w:rFonts w:ascii="Arial" w:eastAsia="Times New Roman" w:hAnsi="Arial" w:cs="Arial"/>
                <w:color w:val="000000"/>
                <w:sz w:val="24"/>
                <w:szCs w:val="24"/>
              </w:rPr>
            </w:pPr>
          </w:p>
        </w:tc>
      </w:tr>
      <w:tr w:rsidR="00501200" w14:paraId="32A04C3E" w14:textId="77777777" w:rsidTr="00556B1E">
        <w:trPr>
          <w:trHeight w:val="300"/>
        </w:trPr>
        <w:tc>
          <w:tcPr>
            <w:tcW w:w="2850" w:type="dxa"/>
            <w:shd w:val="clear" w:color="auto" w:fill="auto"/>
            <w:noWrap/>
            <w:vAlign w:val="center"/>
            <w:hideMark/>
          </w:tcPr>
          <w:p w14:paraId="0F18EA2E" w14:textId="77777777" w:rsidR="00DD3FB5" w:rsidRPr="00556B1E" w:rsidRDefault="094368B2" w:rsidP="006A5B7B">
            <w:pPr>
              <w:tabs>
                <w:tab w:val="left" w:pos="567"/>
                <w:tab w:val="left" w:pos="1418"/>
                <w:tab w:val="left" w:pos="1843"/>
              </w:tabs>
              <w:rPr>
                <w:rFonts w:ascii="Arial" w:eastAsia="Times New Roman" w:hAnsi="Arial" w:cs="Arial"/>
                <w:color w:val="000000"/>
                <w:sz w:val="24"/>
                <w:szCs w:val="24"/>
                <w:highlight w:val="yellow"/>
              </w:rPr>
            </w:pPr>
            <w:r w:rsidRPr="00556B1E">
              <w:rPr>
                <w:rFonts w:ascii="Arial" w:eastAsia="Times New Roman" w:hAnsi="Arial" w:cs="Arial"/>
                <w:color w:val="000000" w:themeColor="text1"/>
                <w:sz w:val="24"/>
                <w:szCs w:val="24"/>
                <w:highlight w:val="yellow"/>
              </w:rPr>
              <w:t>Email address</w:t>
            </w:r>
          </w:p>
        </w:tc>
        <w:tc>
          <w:tcPr>
            <w:tcW w:w="6408" w:type="dxa"/>
            <w:shd w:val="clear" w:color="auto" w:fill="auto"/>
            <w:noWrap/>
            <w:vAlign w:val="bottom"/>
            <w:hideMark/>
          </w:tcPr>
          <w:p w14:paraId="49DCB1DD" w14:textId="77777777" w:rsidR="00DD3FB5" w:rsidRPr="004962B0" w:rsidRDefault="00DD3FB5" w:rsidP="094368B2">
            <w:pPr>
              <w:tabs>
                <w:tab w:val="left" w:pos="567"/>
                <w:tab w:val="left" w:pos="1418"/>
                <w:tab w:val="left" w:pos="1843"/>
              </w:tabs>
              <w:jc w:val="both"/>
              <w:rPr>
                <w:rFonts w:ascii="Arial" w:eastAsia="Times New Roman" w:hAnsi="Arial" w:cs="Arial"/>
                <w:color w:val="000000"/>
                <w:sz w:val="24"/>
                <w:szCs w:val="24"/>
              </w:rPr>
            </w:pPr>
          </w:p>
        </w:tc>
      </w:tr>
      <w:tr w:rsidR="00501200" w14:paraId="3C01587D" w14:textId="77777777" w:rsidTr="00556B1E">
        <w:trPr>
          <w:trHeight w:val="300"/>
        </w:trPr>
        <w:tc>
          <w:tcPr>
            <w:tcW w:w="2850" w:type="dxa"/>
            <w:shd w:val="clear" w:color="auto" w:fill="auto"/>
            <w:noWrap/>
            <w:vAlign w:val="center"/>
            <w:hideMark/>
          </w:tcPr>
          <w:p w14:paraId="4A99C203" w14:textId="77777777" w:rsidR="00DD3FB5" w:rsidRPr="00556B1E" w:rsidRDefault="094368B2" w:rsidP="006A5B7B">
            <w:pPr>
              <w:tabs>
                <w:tab w:val="left" w:pos="567"/>
                <w:tab w:val="left" w:pos="1418"/>
                <w:tab w:val="left" w:pos="1843"/>
              </w:tabs>
              <w:rPr>
                <w:rFonts w:ascii="Arial" w:eastAsia="Times New Roman" w:hAnsi="Arial" w:cs="Arial"/>
                <w:color w:val="000000"/>
                <w:sz w:val="24"/>
                <w:szCs w:val="24"/>
                <w:highlight w:val="yellow"/>
              </w:rPr>
            </w:pPr>
            <w:r w:rsidRPr="00556B1E">
              <w:rPr>
                <w:rFonts w:ascii="Arial" w:eastAsia="Times New Roman" w:hAnsi="Arial" w:cs="Arial"/>
                <w:color w:val="000000" w:themeColor="text1"/>
                <w:sz w:val="24"/>
                <w:szCs w:val="24"/>
                <w:highlight w:val="yellow"/>
              </w:rPr>
              <w:t xml:space="preserve">VAT Registration number </w:t>
            </w:r>
          </w:p>
        </w:tc>
        <w:tc>
          <w:tcPr>
            <w:tcW w:w="6408" w:type="dxa"/>
            <w:shd w:val="clear" w:color="auto" w:fill="auto"/>
            <w:noWrap/>
            <w:vAlign w:val="bottom"/>
            <w:hideMark/>
          </w:tcPr>
          <w:p w14:paraId="07B4BE9E" w14:textId="77777777" w:rsidR="00DD3FB5" w:rsidRPr="004962B0" w:rsidRDefault="00DD3FB5" w:rsidP="094368B2">
            <w:pPr>
              <w:tabs>
                <w:tab w:val="left" w:pos="567"/>
                <w:tab w:val="left" w:pos="1418"/>
                <w:tab w:val="left" w:pos="1843"/>
              </w:tabs>
              <w:jc w:val="both"/>
              <w:rPr>
                <w:rFonts w:ascii="Arial" w:eastAsia="Times New Roman" w:hAnsi="Arial" w:cs="Arial"/>
                <w:color w:val="000000"/>
                <w:sz w:val="24"/>
                <w:szCs w:val="24"/>
              </w:rPr>
            </w:pPr>
          </w:p>
        </w:tc>
      </w:tr>
      <w:tr w:rsidR="00501200" w14:paraId="6BF7170B" w14:textId="77777777" w:rsidTr="00556B1E">
        <w:trPr>
          <w:trHeight w:val="300"/>
        </w:trPr>
        <w:tc>
          <w:tcPr>
            <w:tcW w:w="2850" w:type="dxa"/>
            <w:shd w:val="clear" w:color="auto" w:fill="auto"/>
            <w:noWrap/>
            <w:vAlign w:val="center"/>
            <w:hideMark/>
          </w:tcPr>
          <w:p w14:paraId="1AAC89E1" w14:textId="77777777" w:rsidR="00DD3FB5" w:rsidRPr="00556B1E" w:rsidRDefault="094368B2" w:rsidP="006A5B7B">
            <w:pPr>
              <w:tabs>
                <w:tab w:val="left" w:pos="567"/>
                <w:tab w:val="left" w:pos="1418"/>
                <w:tab w:val="left" w:pos="1843"/>
              </w:tabs>
              <w:rPr>
                <w:rFonts w:ascii="Arial" w:eastAsia="Times New Roman" w:hAnsi="Arial" w:cs="Arial"/>
                <w:color w:val="000000"/>
                <w:sz w:val="24"/>
                <w:szCs w:val="24"/>
                <w:highlight w:val="yellow"/>
              </w:rPr>
            </w:pPr>
            <w:r w:rsidRPr="00556B1E">
              <w:rPr>
                <w:rFonts w:ascii="Arial" w:eastAsia="Times New Roman" w:hAnsi="Arial" w:cs="Arial"/>
                <w:color w:val="000000" w:themeColor="text1"/>
                <w:sz w:val="24"/>
                <w:szCs w:val="24"/>
                <w:highlight w:val="yellow"/>
              </w:rPr>
              <w:t>Bank Name</w:t>
            </w:r>
          </w:p>
        </w:tc>
        <w:tc>
          <w:tcPr>
            <w:tcW w:w="6408" w:type="dxa"/>
            <w:shd w:val="clear" w:color="auto" w:fill="auto"/>
            <w:noWrap/>
            <w:vAlign w:val="bottom"/>
            <w:hideMark/>
          </w:tcPr>
          <w:p w14:paraId="683247BD" w14:textId="77777777" w:rsidR="00DD3FB5" w:rsidRPr="004962B0" w:rsidRDefault="00DD3FB5" w:rsidP="094368B2">
            <w:pPr>
              <w:tabs>
                <w:tab w:val="left" w:pos="567"/>
                <w:tab w:val="left" w:pos="1418"/>
                <w:tab w:val="left" w:pos="1843"/>
              </w:tabs>
              <w:jc w:val="both"/>
              <w:rPr>
                <w:rFonts w:ascii="Arial" w:eastAsia="Times New Roman" w:hAnsi="Arial" w:cs="Arial"/>
                <w:color w:val="000000"/>
                <w:sz w:val="24"/>
                <w:szCs w:val="24"/>
              </w:rPr>
            </w:pPr>
          </w:p>
        </w:tc>
      </w:tr>
      <w:tr w:rsidR="00501200" w14:paraId="4E5ED656" w14:textId="77777777" w:rsidTr="00556B1E">
        <w:trPr>
          <w:trHeight w:val="300"/>
        </w:trPr>
        <w:tc>
          <w:tcPr>
            <w:tcW w:w="2850" w:type="dxa"/>
            <w:shd w:val="clear" w:color="auto" w:fill="auto"/>
            <w:noWrap/>
            <w:vAlign w:val="center"/>
            <w:hideMark/>
          </w:tcPr>
          <w:p w14:paraId="013BE4BB" w14:textId="77777777" w:rsidR="00DD3FB5" w:rsidRPr="00556B1E" w:rsidRDefault="094368B2" w:rsidP="006A5B7B">
            <w:pPr>
              <w:tabs>
                <w:tab w:val="left" w:pos="567"/>
                <w:tab w:val="left" w:pos="1418"/>
                <w:tab w:val="left" w:pos="1843"/>
              </w:tabs>
              <w:rPr>
                <w:rFonts w:ascii="Arial" w:eastAsia="Times New Roman" w:hAnsi="Arial" w:cs="Arial"/>
                <w:color w:val="000000"/>
                <w:sz w:val="24"/>
                <w:szCs w:val="24"/>
                <w:highlight w:val="yellow"/>
              </w:rPr>
            </w:pPr>
            <w:r w:rsidRPr="00556B1E">
              <w:rPr>
                <w:rFonts w:ascii="Arial" w:eastAsia="Times New Roman" w:hAnsi="Arial" w:cs="Arial"/>
                <w:color w:val="000000" w:themeColor="text1"/>
                <w:sz w:val="24"/>
                <w:szCs w:val="24"/>
                <w:highlight w:val="yellow"/>
              </w:rPr>
              <w:t>Bank Address</w:t>
            </w:r>
          </w:p>
        </w:tc>
        <w:tc>
          <w:tcPr>
            <w:tcW w:w="6408" w:type="dxa"/>
            <w:shd w:val="clear" w:color="auto" w:fill="auto"/>
            <w:noWrap/>
            <w:vAlign w:val="bottom"/>
            <w:hideMark/>
          </w:tcPr>
          <w:p w14:paraId="71C2846A" w14:textId="77777777" w:rsidR="00DD3FB5" w:rsidRPr="004962B0" w:rsidRDefault="00DD3FB5" w:rsidP="094368B2">
            <w:pPr>
              <w:tabs>
                <w:tab w:val="left" w:pos="567"/>
                <w:tab w:val="left" w:pos="1418"/>
                <w:tab w:val="left" w:pos="1843"/>
              </w:tabs>
              <w:jc w:val="both"/>
              <w:rPr>
                <w:rFonts w:ascii="Arial" w:eastAsia="Times New Roman" w:hAnsi="Arial" w:cs="Arial"/>
                <w:color w:val="000000"/>
                <w:sz w:val="24"/>
                <w:szCs w:val="24"/>
              </w:rPr>
            </w:pPr>
          </w:p>
        </w:tc>
      </w:tr>
      <w:tr w:rsidR="00501200" w14:paraId="3BA5BF4E" w14:textId="77777777" w:rsidTr="00556B1E">
        <w:trPr>
          <w:trHeight w:val="300"/>
        </w:trPr>
        <w:tc>
          <w:tcPr>
            <w:tcW w:w="2850" w:type="dxa"/>
            <w:shd w:val="clear" w:color="auto" w:fill="auto"/>
            <w:noWrap/>
            <w:vAlign w:val="center"/>
            <w:hideMark/>
          </w:tcPr>
          <w:p w14:paraId="275181FA" w14:textId="77777777" w:rsidR="00DD3FB5" w:rsidRPr="00556B1E" w:rsidRDefault="094368B2" w:rsidP="006A5B7B">
            <w:pPr>
              <w:tabs>
                <w:tab w:val="left" w:pos="567"/>
                <w:tab w:val="left" w:pos="1418"/>
                <w:tab w:val="left" w:pos="1843"/>
              </w:tabs>
              <w:rPr>
                <w:rFonts w:ascii="Arial" w:eastAsia="Times New Roman" w:hAnsi="Arial" w:cs="Arial"/>
                <w:color w:val="000000"/>
                <w:sz w:val="24"/>
                <w:szCs w:val="24"/>
                <w:highlight w:val="yellow"/>
              </w:rPr>
            </w:pPr>
            <w:r w:rsidRPr="00556B1E">
              <w:rPr>
                <w:rFonts w:ascii="Arial" w:eastAsia="Times New Roman" w:hAnsi="Arial" w:cs="Arial"/>
                <w:color w:val="000000" w:themeColor="text1"/>
                <w:sz w:val="24"/>
                <w:szCs w:val="24"/>
                <w:highlight w:val="yellow"/>
              </w:rPr>
              <w:t>Account Number</w:t>
            </w:r>
          </w:p>
        </w:tc>
        <w:tc>
          <w:tcPr>
            <w:tcW w:w="6408" w:type="dxa"/>
            <w:shd w:val="clear" w:color="auto" w:fill="auto"/>
            <w:noWrap/>
            <w:vAlign w:val="bottom"/>
            <w:hideMark/>
          </w:tcPr>
          <w:p w14:paraId="7CF41A66" w14:textId="77777777" w:rsidR="00DD3FB5" w:rsidRPr="004962B0" w:rsidRDefault="00DD3FB5" w:rsidP="094368B2">
            <w:pPr>
              <w:tabs>
                <w:tab w:val="left" w:pos="567"/>
                <w:tab w:val="left" w:pos="1418"/>
                <w:tab w:val="left" w:pos="1843"/>
              </w:tabs>
              <w:jc w:val="both"/>
              <w:rPr>
                <w:rFonts w:ascii="Arial" w:eastAsia="Times New Roman" w:hAnsi="Arial" w:cs="Arial"/>
                <w:color w:val="000000"/>
                <w:sz w:val="24"/>
                <w:szCs w:val="24"/>
              </w:rPr>
            </w:pPr>
          </w:p>
        </w:tc>
      </w:tr>
      <w:tr w:rsidR="00501200" w14:paraId="0A7AC8BC" w14:textId="77777777" w:rsidTr="00556B1E">
        <w:trPr>
          <w:trHeight w:val="300"/>
        </w:trPr>
        <w:tc>
          <w:tcPr>
            <w:tcW w:w="2850" w:type="dxa"/>
            <w:shd w:val="clear" w:color="auto" w:fill="auto"/>
            <w:noWrap/>
            <w:vAlign w:val="center"/>
            <w:hideMark/>
          </w:tcPr>
          <w:p w14:paraId="60A8DDBD" w14:textId="77777777" w:rsidR="00DD3FB5" w:rsidRPr="00556B1E" w:rsidRDefault="094368B2" w:rsidP="006A5B7B">
            <w:pPr>
              <w:tabs>
                <w:tab w:val="left" w:pos="567"/>
                <w:tab w:val="left" w:pos="1418"/>
                <w:tab w:val="left" w:pos="1843"/>
              </w:tabs>
              <w:rPr>
                <w:rFonts w:ascii="Arial" w:eastAsia="Times New Roman" w:hAnsi="Arial" w:cs="Arial"/>
                <w:color w:val="000000"/>
                <w:sz w:val="24"/>
                <w:szCs w:val="24"/>
                <w:highlight w:val="yellow"/>
              </w:rPr>
            </w:pPr>
            <w:r w:rsidRPr="00556B1E">
              <w:rPr>
                <w:rFonts w:ascii="Arial" w:eastAsia="Times New Roman" w:hAnsi="Arial" w:cs="Arial"/>
                <w:color w:val="000000" w:themeColor="text1"/>
                <w:sz w:val="24"/>
                <w:szCs w:val="24"/>
                <w:highlight w:val="yellow"/>
              </w:rPr>
              <w:t>IBAN Code</w:t>
            </w:r>
          </w:p>
        </w:tc>
        <w:tc>
          <w:tcPr>
            <w:tcW w:w="6408" w:type="dxa"/>
            <w:shd w:val="clear" w:color="auto" w:fill="auto"/>
            <w:noWrap/>
            <w:vAlign w:val="bottom"/>
          </w:tcPr>
          <w:p w14:paraId="494F83A9" w14:textId="77777777" w:rsidR="00DD3FB5" w:rsidRPr="004962B0" w:rsidRDefault="00DD3FB5" w:rsidP="094368B2">
            <w:pPr>
              <w:tabs>
                <w:tab w:val="left" w:pos="567"/>
                <w:tab w:val="left" w:pos="1418"/>
                <w:tab w:val="left" w:pos="1843"/>
              </w:tabs>
              <w:jc w:val="both"/>
              <w:rPr>
                <w:rFonts w:ascii="Arial" w:eastAsia="Times New Roman" w:hAnsi="Arial" w:cs="Arial"/>
                <w:color w:val="000000"/>
                <w:sz w:val="24"/>
                <w:szCs w:val="24"/>
              </w:rPr>
            </w:pPr>
          </w:p>
        </w:tc>
      </w:tr>
    </w:tbl>
    <w:p w14:paraId="23737BB6" w14:textId="77777777" w:rsidR="006A5B7B" w:rsidRPr="004962B0" w:rsidRDefault="006A5B7B" w:rsidP="00B04463">
      <w:pPr>
        <w:ind w:right="62"/>
        <w:jc w:val="both"/>
        <w:sectPr w:rsidR="006A5B7B" w:rsidRPr="004962B0" w:rsidSect="00025ED6">
          <w:headerReference w:type="default" r:id="rId13"/>
          <w:pgSz w:w="11909" w:h="16838"/>
          <w:pgMar w:top="624" w:right="7598" w:bottom="1304" w:left="1463" w:header="720" w:footer="720" w:gutter="0"/>
          <w:cols w:space="720"/>
          <w:docGrid w:linePitch="299"/>
        </w:sectPr>
      </w:pPr>
    </w:p>
    <w:p w14:paraId="205DBD6D" w14:textId="27ED672E" w:rsidR="00D90B60" w:rsidRPr="004962B0" w:rsidRDefault="00460174" w:rsidP="094368B2">
      <w:pPr>
        <w:spacing w:before="713" w:line="499" w:lineRule="exact"/>
        <w:ind w:left="72" w:right="62"/>
        <w:jc w:val="both"/>
        <w:textAlignment w:val="baseline"/>
        <w:rPr>
          <w:rFonts w:ascii="Arial" w:eastAsia="Arial" w:hAnsi="Arial"/>
          <w:b/>
          <w:bCs/>
          <w:color w:val="005EB8"/>
          <w:w w:val="105"/>
          <w:sz w:val="40"/>
          <w:szCs w:val="40"/>
        </w:rPr>
      </w:pPr>
      <w:r w:rsidRPr="094368B2">
        <w:rPr>
          <w:rFonts w:ascii="Arial" w:eastAsia="Arial" w:hAnsi="Arial"/>
          <w:b/>
          <w:bCs/>
          <w:color w:val="005EB8"/>
          <w:w w:val="105"/>
          <w:sz w:val="40"/>
          <w:szCs w:val="40"/>
        </w:rPr>
        <w:lastRenderedPageBreak/>
        <w:t xml:space="preserve">Appendix 3 </w:t>
      </w:r>
      <w:r w:rsidRPr="094368B2">
        <w:rPr>
          <w:rFonts w:ascii="Arial" w:eastAsia="Arial" w:hAnsi="Arial"/>
          <w:b/>
          <w:bCs/>
          <w:color w:val="005EB8"/>
          <w:w w:val="95"/>
          <w:sz w:val="41"/>
          <w:szCs w:val="41"/>
        </w:rPr>
        <w:t xml:space="preserve">– </w:t>
      </w:r>
      <w:r w:rsidRPr="094368B2">
        <w:rPr>
          <w:rFonts w:ascii="Arial" w:eastAsia="Arial" w:hAnsi="Arial"/>
          <w:b/>
          <w:bCs/>
          <w:color w:val="005EB8"/>
          <w:w w:val="105"/>
          <w:sz w:val="40"/>
          <w:szCs w:val="40"/>
        </w:rPr>
        <w:t>Conditions Applicable to the Principal Investigator</w:t>
      </w:r>
    </w:p>
    <w:p w14:paraId="4738BCF0" w14:textId="77777777" w:rsidR="00D90B60" w:rsidRPr="004962B0" w:rsidRDefault="094368B2" w:rsidP="094368B2">
      <w:pPr>
        <w:numPr>
          <w:ilvl w:val="0"/>
          <w:numId w:val="23"/>
        </w:numPr>
        <w:tabs>
          <w:tab w:val="clear" w:pos="576"/>
          <w:tab w:val="left" w:pos="648"/>
        </w:tabs>
        <w:spacing w:before="515" w:line="275"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The Principal Investigator is free to participate in the Clinical Trial and there are no rights that </w:t>
      </w:r>
      <w:proofErr w:type="gramStart"/>
      <w:r w:rsidRPr="094368B2">
        <w:rPr>
          <w:rFonts w:ascii="Arial" w:eastAsia="Arial" w:hAnsi="Arial"/>
          <w:color w:val="000000" w:themeColor="text1"/>
          <w:sz w:val="24"/>
          <w:szCs w:val="24"/>
        </w:rPr>
        <w:t>may be exercised</w:t>
      </w:r>
      <w:proofErr w:type="gramEnd"/>
      <w:r w:rsidRPr="094368B2">
        <w:rPr>
          <w:rFonts w:ascii="Arial" w:eastAsia="Arial" w:hAnsi="Arial"/>
          <w:color w:val="000000" w:themeColor="text1"/>
          <w:sz w:val="24"/>
          <w:szCs w:val="24"/>
        </w:rPr>
        <w:t xml:space="preserve"> by, or obligations owed to, any third party that may prevent or restrict the performance by the Principal Investigator of the obligations set out in the Agreement.</w:t>
      </w:r>
    </w:p>
    <w:p w14:paraId="66B521D2" w14:textId="77777777" w:rsidR="00D90B60" w:rsidRPr="004962B0" w:rsidRDefault="094368B2" w:rsidP="094368B2">
      <w:pPr>
        <w:numPr>
          <w:ilvl w:val="0"/>
          <w:numId w:val="23"/>
        </w:numPr>
        <w:tabs>
          <w:tab w:val="clear" w:pos="576"/>
          <w:tab w:val="left" w:pos="648"/>
        </w:tabs>
        <w:spacing w:before="24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The Principal Investigator is not the subject of any regulatory litigation or misconduct litigation or investigation. No data produced by the Principal Investigator in any other clinical trial has been rejected because of concerns as to its accuracy or because it was generated by fraudulent means.</w:t>
      </w:r>
    </w:p>
    <w:p w14:paraId="4DDF5EF0" w14:textId="77777777" w:rsidR="00D90B60" w:rsidRPr="004962B0" w:rsidRDefault="094368B2" w:rsidP="094368B2">
      <w:pPr>
        <w:numPr>
          <w:ilvl w:val="0"/>
          <w:numId w:val="23"/>
        </w:numPr>
        <w:tabs>
          <w:tab w:val="clear" w:pos="576"/>
          <w:tab w:val="left" w:pos="648"/>
        </w:tabs>
        <w:spacing w:before="240" w:line="276" w:lineRule="exact"/>
        <w:ind w:left="648" w:right="62" w:hanging="576"/>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The Principal Investigator has considered and is satisfied that facilities appropriate to the Clinical Trial are available at the Clinical Organisation and that in the performance of obligations under this Agreement, is satisfied that he/she will be supported by medical and other staff of sufficient number and experience to enable the Clinical Organisation to perform the Clinical Trial efficiently and in accordance with the obligations under this Agreement.</w:t>
      </w:r>
      <w:proofErr w:type="gramEnd"/>
    </w:p>
    <w:p w14:paraId="0D49FB60" w14:textId="77777777" w:rsidR="00D90B60" w:rsidRPr="004962B0" w:rsidRDefault="094368B2" w:rsidP="094368B2">
      <w:pPr>
        <w:numPr>
          <w:ilvl w:val="0"/>
          <w:numId w:val="23"/>
        </w:numPr>
        <w:tabs>
          <w:tab w:val="clear" w:pos="576"/>
          <w:tab w:val="left" w:pos="648"/>
        </w:tabs>
        <w:spacing w:before="244" w:line="275" w:lineRule="exact"/>
        <w:ind w:left="648" w:right="62" w:hanging="576"/>
        <w:jc w:val="both"/>
        <w:textAlignment w:val="baseline"/>
        <w:rPr>
          <w:rFonts w:ascii="Arial" w:eastAsia="Arial" w:hAnsi="Arial"/>
          <w:color w:val="000000"/>
          <w:sz w:val="24"/>
          <w:szCs w:val="24"/>
        </w:rPr>
        <w:sectPr w:rsidR="00D90B60" w:rsidRPr="004962B0" w:rsidSect="00CC00B3">
          <w:pgSz w:w="11909" w:h="16838" w:code="9"/>
          <w:pgMar w:top="624" w:right="1060" w:bottom="1588" w:left="1287" w:header="720" w:footer="397" w:gutter="0"/>
          <w:cols w:space="720"/>
        </w:sectPr>
      </w:pPr>
      <w:r w:rsidRPr="094368B2">
        <w:rPr>
          <w:rFonts w:ascii="Arial" w:eastAsia="Arial" w:hAnsi="Arial"/>
          <w:color w:val="000000" w:themeColor="text1"/>
          <w:sz w:val="24"/>
          <w:szCs w:val="24"/>
        </w:rPr>
        <w:t>During the Clinical Trial, the Principal Investigator will not serve as principal investigator or sub-investigator in any clinical trial for another sponsor if such activity may adversely affect the ability of the Principal Investigator to perform his/her obligations under this Agreement.</w:t>
      </w:r>
    </w:p>
    <w:p w14:paraId="6A3D51B6" w14:textId="1B70E0A2" w:rsidR="00D90B60" w:rsidRPr="004962B0" w:rsidRDefault="00460174" w:rsidP="094368B2">
      <w:pPr>
        <w:spacing w:before="757" w:line="461" w:lineRule="exact"/>
        <w:ind w:right="62"/>
        <w:jc w:val="both"/>
        <w:textAlignment w:val="baseline"/>
        <w:rPr>
          <w:rFonts w:ascii="Arial" w:eastAsia="Arial" w:hAnsi="Arial"/>
          <w:b/>
          <w:bCs/>
          <w:color w:val="005EB8"/>
          <w:spacing w:val="-9"/>
          <w:w w:val="105"/>
          <w:sz w:val="40"/>
          <w:szCs w:val="40"/>
        </w:rPr>
      </w:pPr>
      <w:r w:rsidRPr="094368B2">
        <w:rPr>
          <w:rFonts w:ascii="Arial" w:eastAsia="Arial" w:hAnsi="Arial"/>
          <w:b/>
          <w:bCs/>
          <w:color w:val="005EB8"/>
          <w:spacing w:val="-9"/>
          <w:w w:val="105"/>
          <w:sz w:val="40"/>
          <w:szCs w:val="40"/>
        </w:rPr>
        <w:lastRenderedPageBreak/>
        <w:t xml:space="preserve">Appendix 4 </w:t>
      </w:r>
      <w:r w:rsidRPr="094368B2">
        <w:rPr>
          <w:rFonts w:ascii="Arial" w:eastAsia="Arial" w:hAnsi="Arial"/>
          <w:b/>
          <w:bCs/>
          <w:color w:val="005EB8"/>
          <w:spacing w:val="-9"/>
          <w:w w:val="95"/>
          <w:sz w:val="41"/>
          <w:szCs w:val="41"/>
        </w:rPr>
        <w:t xml:space="preserve">– </w:t>
      </w:r>
      <w:r w:rsidRPr="094368B2">
        <w:rPr>
          <w:rFonts w:ascii="Arial" w:eastAsia="Arial" w:hAnsi="Arial"/>
          <w:b/>
          <w:bCs/>
          <w:color w:val="005EB8"/>
          <w:spacing w:val="-9"/>
          <w:w w:val="105"/>
          <w:sz w:val="40"/>
          <w:szCs w:val="40"/>
        </w:rPr>
        <w:t>Material Transfer Provisions</w:t>
      </w:r>
    </w:p>
    <w:p w14:paraId="4D74AA07" w14:textId="77777777" w:rsidR="00D90B60" w:rsidRPr="004962B0" w:rsidRDefault="094368B2" w:rsidP="094368B2">
      <w:pPr>
        <w:spacing w:before="510" w:line="276" w:lineRule="exact"/>
        <w:ind w:left="72"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w:t>
      </w:r>
      <w:r w:rsidRPr="094368B2">
        <w:rPr>
          <w:rFonts w:ascii="Arial" w:eastAsia="Arial" w:hAnsi="Arial"/>
          <w:b/>
          <w:bCs/>
          <w:color w:val="000000" w:themeColor="text1"/>
          <w:sz w:val="24"/>
          <w:szCs w:val="24"/>
          <w:highlight w:val="yellow"/>
        </w:rPr>
        <w:t>DELETE THIS APPENDIX IF NOT APPLICABLE]</w:t>
      </w:r>
    </w:p>
    <w:p w14:paraId="0FABB280" w14:textId="77777777" w:rsidR="00DD3FB5" w:rsidRDefault="094368B2" w:rsidP="094368B2">
      <w:pPr>
        <w:spacing w:before="481" w:line="273"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Where the Protocol requires the Clinical Organisation to supply Material to the Sponsor this Appendix 4 shall apply.</w:t>
      </w:r>
    </w:p>
    <w:p w14:paraId="48EB97D0" w14:textId="38EE03C2" w:rsidR="00D90B60" w:rsidRPr="004962B0" w:rsidRDefault="094368B2" w:rsidP="2D24E174">
      <w:pPr>
        <w:spacing w:before="481" w:line="273"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In accordance with the Protocol, the Clinical Organisation shall send Material to the Sponsor or, in accordance with Section 7 below, to a third party nominated by the Sponsor:</w:t>
      </w:r>
    </w:p>
    <w:p w14:paraId="112BF310" w14:textId="77777777" w:rsidR="00461986" w:rsidRDefault="094368B2" w:rsidP="094368B2">
      <w:pPr>
        <w:numPr>
          <w:ilvl w:val="0"/>
          <w:numId w:val="24"/>
        </w:numPr>
        <w:tabs>
          <w:tab w:val="clear" w:pos="576"/>
          <w:tab w:val="left" w:pos="648"/>
        </w:tabs>
        <w:spacing w:before="243" w:line="276" w:lineRule="exact"/>
        <w:ind w:left="648" w:right="62" w:hanging="576"/>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The Clinical Organisation will arrange for the signed informed consent approved by the Principal Investigator, the Sponsor and HRPA/ethics committee for the collection of Materials to be signed by the Clinical Trial Subject and shall collect and handle the Materials in accordance with such consent, applicable law (including, without limitation, Statutory Instrument No. 158 of 2006 (Quality and Safety of Human Tissues and Cells) Regulations) and as required by the Protocol.</w:t>
      </w:r>
      <w:proofErr w:type="gramEnd"/>
    </w:p>
    <w:p w14:paraId="5E1860E3" w14:textId="77777777" w:rsidR="00D90B60" w:rsidRPr="00461986" w:rsidRDefault="094368B2" w:rsidP="094368B2">
      <w:pPr>
        <w:numPr>
          <w:ilvl w:val="0"/>
          <w:numId w:val="24"/>
        </w:numPr>
        <w:tabs>
          <w:tab w:val="clear" w:pos="576"/>
          <w:tab w:val="left" w:pos="648"/>
        </w:tabs>
        <w:spacing w:before="243"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Subject to Section 2 above, the Material </w:t>
      </w:r>
      <w:proofErr w:type="gramStart"/>
      <w:r w:rsidRPr="094368B2">
        <w:rPr>
          <w:rFonts w:ascii="Arial" w:eastAsia="Arial" w:hAnsi="Arial"/>
          <w:color w:val="000000" w:themeColor="text1"/>
          <w:sz w:val="24"/>
          <w:szCs w:val="24"/>
        </w:rPr>
        <w:t>is supplied without any warranty, expressed or implied,</w:t>
      </w:r>
      <w:proofErr w:type="gramEnd"/>
      <w:r w:rsidRPr="094368B2">
        <w:rPr>
          <w:rFonts w:ascii="Arial" w:eastAsia="Arial" w:hAnsi="Arial"/>
          <w:color w:val="000000" w:themeColor="text1"/>
          <w:sz w:val="24"/>
          <w:szCs w:val="24"/>
        </w:rPr>
        <w:t xml:space="preserve"> including as to its properties, merchantable quality, fitness for any particular purpose, or freedom from infection.</w:t>
      </w:r>
    </w:p>
    <w:p w14:paraId="6849C785" w14:textId="77777777" w:rsidR="00D90B60" w:rsidRPr="00E17D5C" w:rsidRDefault="094368B2" w:rsidP="094368B2">
      <w:pPr>
        <w:numPr>
          <w:ilvl w:val="0"/>
          <w:numId w:val="24"/>
        </w:numPr>
        <w:tabs>
          <w:tab w:val="clear" w:pos="576"/>
          <w:tab w:val="left" w:pos="648"/>
        </w:tabs>
        <w:spacing w:before="234" w:line="279"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The Sponsor shall ensure, or procure through an agreement with the nominee of the Sponsor as stated in item 1 above, that:</w:t>
      </w:r>
    </w:p>
    <w:p w14:paraId="1C6F7556" w14:textId="77777777" w:rsidR="00E17D5C" w:rsidRPr="004962B0" w:rsidRDefault="00E17D5C" w:rsidP="00E17D5C">
      <w:pPr>
        <w:tabs>
          <w:tab w:val="left" w:pos="576"/>
          <w:tab w:val="left" w:pos="648"/>
        </w:tabs>
        <w:spacing w:before="234" w:line="279" w:lineRule="exact"/>
        <w:ind w:left="648" w:right="62"/>
        <w:jc w:val="both"/>
        <w:textAlignment w:val="baseline"/>
        <w:rPr>
          <w:rFonts w:ascii="Arial" w:eastAsia="Arial" w:hAnsi="Arial"/>
          <w:color w:val="000000"/>
          <w:sz w:val="24"/>
          <w:szCs w:val="24"/>
        </w:rPr>
      </w:pPr>
    </w:p>
    <w:p w14:paraId="0EE2EA1D" w14:textId="628FCD22" w:rsidR="00E17D5C" w:rsidRPr="00E17D5C" w:rsidRDefault="094368B2" w:rsidP="00E17D5C">
      <w:pPr>
        <w:tabs>
          <w:tab w:val="left" w:pos="1224"/>
        </w:tabs>
        <w:spacing w:before="117" w:line="276" w:lineRule="exact"/>
        <w:ind w:left="1152" w:right="62" w:hanging="504"/>
        <w:jc w:val="both"/>
        <w:textAlignment w:val="baseline"/>
        <w:rPr>
          <w:rFonts w:ascii="Arial" w:eastAsia="Arial" w:hAnsi="Arial"/>
          <w:color w:val="000000" w:themeColor="text1"/>
          <w:sz w:val="24"/>
          <w:szCs w:val="24"/>
        </w:rPr>
      </w:pPr>
      <w:r w:rsidRPr="094368B2">
        <w:rPr>
          <w:rFonts w:ascii="Arial" w:eastAsia="Arial" w:hAnsi="Arial"/>
          <w:color w:val="000000" w:themeColor="text1"/>
          <w:sz w:val="24"/>
          <w:szCs w:val="24"/>
        </w:rPr>
        <w:t>3.1</w:t>
      </w:r>
      <w:r w:rsidR="00E17D5C">
        <w:tab/>
      </w:r>
      <w:r w:rsidRPr="094368B2">
        <w:rPr>
          <w:rFonts w:ascii="Arial" w:eastAsia="Arial" w:hAnsi="Arial"/>
          <w:color w:val="000000" w:themeColor="text1"/>
          <w:sz w:val="24"/>
          <w:szCs w:val="24"/>
        </w:rPr>
        <w:t>the Material is used in accordance with the consent of the Clinical Trial Subject and the approval of all Regulatory Authorities for the Clinical Trial and the Protocol;</w:t>
      </w:r>
    </w:p>
    <w:p w14:paraId="27416EAB" w14:textId="44B1ADAC" w:rsidR="00D90B60" w:rsidRPr="004962B0" w:rsidRDefault="00736E94" w:rsidP="00E17D5C">
      <w:pPr>
        <w:spacing w:before="120" w:line="271" w:lineRule="exact"/>
        <w:ind w:left="648" w:right="62"/>
        <w:jc w:val="both"/>
        <w:textAlignment w:val="baseline"/>
        <w:rPr>
          <w:rFonts w:ascii="Arial" w:eastAsia="Arial" w:hAnsi="Arial"/>
          <w:color w:val="000000"/>
          <w:spacing w:val="2"/>
          <w:sz w:val="24"/>
          <w:szCs w:val="24"/>
        </w:rPr>
      </w:pPr>
      <w:r w:rsidRPr="094368B2">
        <w:rPr>
          <w:rFonts w:ascii="Arial" w:eastAsia="Arial" w:hAnsi="Arial"/>
          <w:color w:val="000000"/>
          <w:spacing w:val="2"/>
          <w:sz w:val="24"/>
          <w:szCs w:val="24"/>
        </w:rPr>
        <w:t>3.2</w:t>
      </w:r>
      <w:r w:rsidR="00E17D5C">
        <w:rPr>
          <w:rFonts w:ascii="Arial" w:eastAsia="Arial" w:hAnsi="Arial"/>
          <w:color w:val="000000"/>
          <w:spacing w:val="2"/>
          <w:sz w:val="24"/>
          <w:szCs w:val="24"/>
        </w:rPr>
        <w:t xml:space="preserve"> </w:t>
      </w:r>
      <w:proofErr w:type="gramStart"/>
      <w:r w:rsidRPr="094368B2">
        <w:rPr>
          <w:rFonts w:ascii="Arial" w:eastAsia="Arial" w:hAnsi="Arial"/>
          <w:color w:val="000000"/>
          <w:spacing w:val="2"/>
          <w:sz w:val="24"/>
          <w:szCs w:val="24"/>
        </w:rPr>
        <w:t>the</w:t>
      </w:r>
      <w:proofErr w:type="gramEnd"/>
      <w:r w:rsidRPr="094368B2">
        <w:rPr>
          <w:rFonts w:ascii="Arial" w:eastAsia="Arial" w:hAnsi="Arial"/>
          <w:color w:val="000000"/>
          <w:spacing w:val="2"/>
          <w:sz w:val="24"/>
          <w:szCs w:val="24"/>
        </w:rPr>
        <w:t xml:space="preserve"> Material is handled and stored in accordance with applicable law;</w:t>
      </w:r>
    </w:p>
    <w:p w14:paraId="143F6C11" w14:textId="77777777" w:rsidR="00D90B60" w:rsidRPr="004962B0" w:rsidRDefault="094368B2" w:rsidP="617CBBD5">
      <w:pPr>
        <w:spacing w:before="240" w:line="277" w:lineRule="exact"/>
        <w:ind w:left="1152" w:right="62" w:hanging="504"/>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3.3 the Material shall not be redistributed or released to any person other than in accordance with the Protocol or for the purpose of undertaking other research approved by an appropriate ethics committee where required and in accordance with the Clinical Trial Subject’s consent.</w:t>
      </w:r>
    </w:p>
    <w:p w14:paraId="602188C3" w14:textId="77777777" w:rsidR="00D90B60" w:rsidRPr="004962B0" w:rsidRDefault="094368B2" w:rsidP="094368B2">
      <w:pPr>
        <w:numPr>
          <w:ilvl w:val="0"/>
          <w:numId w:val="24"/>
        </w:numPr>
        <w:tabs>
          <w:tab w:val="clear" w:pos="576"/>
          <w:tab w:val="left" w:pos="648"/>
        </w:tabs>
        <w:spacing w:before="230" w:line="279"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The Parties shall comply with all relevant laws, regulations and codes of practice governing the Clinical Trial and the use of human biological material.</w:t>
      </w:r>
    </w:p>
    <w:p w14:paraId="018890B6" w14:textId="77777777" w:rsidR="00D90B60" w:rsidRPr="003F25E7" w:rsidRDefault="094368B2" w:rsidP="094368B2">
      <w:pPr>
        <w:numPr>
          <w:ilvl w:val="0"/>
          <w:numId w:val="24"/>
        </w:numPr>
        <w:tabs>
          <w:tab w:val="clear" w:pos="576"/>
          <w:tab w:val="left" w:pos="648"/>
        </w:tabs>
        <w:spacing w:before="237"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The Clinical Organisation and the Sponsor shall each be responsible for keeping a record of the Material that </w:t>
      </w:r>
      <w:proofErr w:type="gramStart"/>
      <w:r w:rsidRPr="094368B2">
        <w:rPr>
          <w:rFonts w:ascii="Arial" w:eastAsia="Arial" w:hAnsi="Arial"/>
          <w:color w:val="000000" w:themeColor="text1"/>
          <w:sz w:val="24"/>
          <w:szCs w:val="24"/>
        </w:rPr>
        <w:t>has been transferred</w:t>
      </w:r>
      <w:proofErr w:type="gramEnd"/>
      <w:r w:rsidRPr="094368B2">
        <w:rPr>
          <w:rFonts w:ascii="Arial" w:eastAsia="Arial" w:hAnsi="Arial"/>
          <w:color w:val="000000" w:themeColor="text1"/>
          <w:sz w:val="24"/>
          <w:szCs w:val="24"/>
        </w:rPr>
        <w:t xml:space="preserve"> according to this Appendix 4.</w:t>
      </w:r>
    </w:p>
    <w:p w14:paraId="7C6021B0" w14:textId="77777777" w:rsidR="003F25E7" w:rsidRDefault="003F25E7" w:rsidP="003F25E7">
      <w:pPr>
        <w:tabs>
          <w:tab w:val="left" w:pos="576"/>
          <w:tab w:val="left" w:pos="648"/>
        </w:tabs>
        <w:spacing w:before="237" w:line="276" w:lineRule="exact"/>
        <w:ind w:right="62"/>
        <w:jc w:val="both"/>
        <w:textAlignment w:val="baseline"/>
        <w:rPr>
          <w:rFonts w:ascii="Arial" w:eastAsia="Arial" w:hAnsi="Arial"/>
          <w:color w:val="000000" w:themeColor="text1"/>
          <w:sz w:val="24"/>
          <w:szCs w:val="24"/>
        </w:rPr>
      </w:pPr>
    </w:p>
    <w:p w14:paraId="0793D338" w14:textId="77777777" w:rsidR="003F25E7" w:rsidRDefault="003F25E7" w:rsidP="003F25E7">
      <w:pPr>
        <w:tabs>
          <w:tab w:val="left" w:pos="576"/>
          <w:tab w:val="left" w:pos="648"/>
        </w:tabs>
        <w:spacing w:before="237" w:line="276" w:lineRule="exact"/>
        <w:ind w:right="62"/>
        <w:jc w:val="both"/>
        <w:textAlignment w:val="baseline"/>
        <w:rPr>
          <w:rFonts w:ascii="Arial" w:eastAsia="Arial" w:hAnsi="Arial"/>
          <w:color w:val="000000" w:themeColor="text1"/>
          <w:sz w:val="24"/>
          <w:szCs w:val="24"/>
        </w:rPr>
      </w:pPr>
    </w:p>
    <w:p w14:paraId="18C930ED" w14:textId="651E167E" w:rsidR="003F25E7" w:rsidRPr="004962B0" w:rsidRDefault="00025ED6" w:rsidP="00025ED6">
      <w:pPr>
        <w:tabs>
          <w:tab w:val="left" w:pos="8240"/>
        </w:tabs>
        <w:spacing w:before="237" w:line="276" w:lineRule="exact"/>
        <w:ind w:right="62"/>
        <w:jc w:val="both"/>
        <w:textAlignment w:val="baseline"/>
        <w:rPr>
          <w:rFonts w:ascii="Arial" w:eastAsia="Arial" w:hAnsi="Arial"/>
          <w:color w:val="000000"/>
          <w:sz w:val="24"/>
          <w:szCs w:val="24"/>
        </w:rPr>
      </w:pPr>
      <w:r>
        <w:rPr>
          <w:rFonts w:ascii="Arial" w:eastAsia="Arial" w:hAnsi="Arial"/>
          <w:color w:val="000000"/>
          <w:sz w:val="24"/>
          <w:szCs w:val="24"/>
        </w:rPr>
        <w:lastRenderedPageBreak/>
        <w:tab/>
      </w:r>
    </w:p>
    <w:p w14:paraId="0CECFA64" w14:textId="77777777" w:rsidR="00E17D5C" w:rsidRDefault="094368B2" w:rsidP="00E17D5C">
      <w:pPr>
        <w:numPr>
          <w:ilvl w:val="0"/>
          <w:numId w:val="24"/>
        </w:numPr>
        <w:tabs>
          <w:tab w:val="clear" w:pos="576"/>
          <w:tab w:val="left" w:pos="648"/>
        </w:tabs>
        <w:spacing w:before="248" w:line="275" w:lineRule="exact"/>
        <w:ind w:left="648" w:right="62" w:hanging="576"/>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 xml:space="preserve">To the extent permitted by law, the Clinical Organisation and its Personnel shall not be liable for any consequences of the supply to or the use by the Sponsor of the Material, or of the supply to or the use by any third party to whom the Sponsor subsequently provides the Material, or the nominee of the Sponsor as stated in Section </w:t>
      </w:r>
      <w:r w:rsidRPr="094368B2">
        <w:rPr>
          <w:rFonts w:ascii="Arial" w:eastAsia="Arial" w:hAnsi="Arial" w:cs="Arial"/>
          <w:color w:val="000000" w:themeColor="text1"/>
          <w:sz w:val="24"/>
          <w:szCs w:val="24"/>
        </w:rPr>
        <w:t>1 above, save to the extent that any liability that arises is a result of the negligence, wrongful acts or omissions or breach of statutory duty of the Clinical Organisation or its Personnel, or their failure to comply with the terms of this Agreement.</w:t>
      </w:r>
      <w:proofErr w:type="gramEnd"/>
      <w:r w:rsidRPr="094368B2">
        <w:rPr>
          <w:rFonts w:ascii="Arial" w:hAnsi="Arial" w:cs="Arial"/>
          <w:sz w:val="24"/>
          <w:szCs w:val="24"/>
        </w:rPr>
        <w:t xml:space="preserve"> </w:t>
      </w:r>
    </w:p>
    <w:p w14:paraId="5F3EF158" w14:textId="4D0B4FC5" w:rsidR="00D90B60" w:rsidRPr="00E17D5C" w:rsidRDefault="00460174" w:rsidP="00E17D5C">
      <w:pPr>
        <w:numPr>
          <w:ilvl w:val="0"/>
          <w:numId w:val="24"/>
        </w:numPr>
        <w:tabs>
          <w:tab w:val="clear" w:pos="576"/>
          <w:tab w:val="left" w:pos="648"/>
        </w:tabs>
        <w:spacing w:before="248" w:line="275" w:lineRule="exact"/>
        <w:ind w:left="648" w:right="62" w:hanging="576"/>
        <w:jc w:val="both"/>
        <w:textAlignment w:val="baseline"/>
        <w:rPr>
          <w:rFonts w:ascii="Arial" w:eastAsia="Arial" w:hAnsi="Arial"/>
          <w:color w:val="000000"/>
          <w:sz w:val="24"/>
          <w:szCs w:val="24"/>
        </w:rPr>
      </w:pPr>
      <w:proofErr w:type="gramStart"/>
      <w:r w:rsidRPr="00E17D5C">
        <w:rPr>
          <w:rFonts w:ascii="Arial" w:eastAsia="Arial" w:hAnsi="Arial"/>
          <w:color w:val="000000"/>
          <w:sz w:val="24"/>
          <w:szCs w:val="24"/>
        </w:rPr>
        <w:t>The Sponsor undertakes that, in the event that Material is provided to a third party in accordance with Section 1 above, it shall require that such third party shall undertake to handle any Material related to the Clinical Trial in accordance with all applicable statutory requirements and codes of practice and under terms no less onerous than those set out in this Appendix 4.</w:t>
      </w:r>
      <w:proofErr w:type="gramEnd"/>
    </w:p>
    <w:p w14:paraId="0CBDB83B" w14:textId="77777777" w:rsidR="00D90B60" w:rsidRPr="008F71F3" w:rsidRDefault="094368B2" w:rsidP="094368B2">
      <w:pPr>
        <w:numPr>
          <w:ilvl w:val="0"/>
          <w:numId w:val="24"/>
        </w:numPr>
        <w:tabs>
          <w:tab w:val="clear" w:pos="576"/>
          <w:tab w:val="left" w:pos="648"/>
        </w:tabs>
        <w:spacing w:before="236" w:line="275"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Unless otherwise agreed, any surplus Material that is not returned to the Clinical Organisation or retained for future research shall be destroyed in accordance with Statutory Instrument No. 158 of 2006 (Quality and Safety of Human Tissues and Cells) Regulations.</w:t>
      </w:r>
    </w:p>
    <w:p w14:paraId="00F8694D" w14:textId="77777777" w:rsidR="008F71F3" w:rsidRPr="004962B0" w:rsidRDefault="008F71F3" w:rsidP="008F71F3">
      <w:pPr>
        <w:tabs>
          <w:tab w:val="left" w:pos="576"/>
          <w:tab w:val="left" w:pos="648"/>
        </w:tabs>
        <w:spacing w:before="236" w:line="275" w:lineRule="exact"/>
        <w:ind w:left="648" w:right="62"/>
        <w:jc w:val="both"/>
        <w:textAlignment w:val="baseline"/>
        <w:rPr>
          <w:rFonts w:ascii="Arial" w:eastAsia="Arial" w:hAnsi="Arial"/>
          <w:color w:val="000000"/>
          <w:sz w:val="24"/>
          <w:szCs w:val="24"/>
        </w:rPr>
      </w:pPr>
    </w:p>
    <w:p w14:paraId="65515B31" w14:textId="77777777" w:rsidR="00D90B60" w:rsidRPr="004962B0" w:rsidRDefault="00D90B60" w:rsidP="00B04463">
      <w:pPr>
        <w:ind w:right="62"/>
        <w:jc w:val="both"/>
        <w:sectPr w:rsidR="00D90B60" w:rsidRPr="004962B0" w:rsidSect="005F62C9">
          <w:pgSz w:w="11909" w:h="16838"/>
          <w:pgMar w:top="624" w:right="1061" w:bottom="1843" w:left="1288" w:header="720" w:footer="720" w:gutter="0"/>
          <w:cols w:space="720"/>
        </w:sectPr>
      </w:pPr>
    </w:p>
    <w:p w14:paraId="7D2443A2" w14:textId="2E80B6BB" w:rsidR="00D90B60" w:rsidRPr="004962B0" w:rsidRDefault="00460174" w:rsidP="094368B2">
      <w:pPr>
        <w:spacing w:before="757" w:after="494" w:line="461" w:lineRule="exact"/>
        <w:ind w:right="62"/>
        <w:jc w:val="both"/>
        <w:textAlignment w:val="baseline"/>
        <w:rPr>
          <w:rFonts w:ascii="Arial" w:eastAsia="Arial" w:hAnsi="Arial"/>
          <w:b/>
          <w:bCs/>
          <w:color w:val="005EB8"/>
          <w:sz w:val="40"/>
          <w:szCs w:val="40"/>
        </w:rPr>
      </w:pPr>
      <w:r w:rsidRPr="094368B2">
        <w:rPr>
          <w:rFonts w:ascii="Arial" w:eastAsia="Arial" w:hAnsi="Arial"/>
          <w:b/>
          <w:bCs/>
          <w:color w:val="005EB8"/>
          <w:sz w:val="40"/>
          <w:szCs w:val="40"/>
        </w:rPr>
        <w:lastRenderedPageBreak/>
        <w:t xml:space="preserve">Appendix 5 </w:t>
      </w:r>
      <w:r w:rsidRPr="094368B2">
        <w:rPr>
          <w:rFonts w:ascii="Arial" w:eastAsia="Arial" w:hAnsi="Arial"/>
          <w:b/>
          <w:bCs/>
          <w:color w:val="005EB8"/>
          <w:w w:val="95"/>
          <w:sz w:val="41"/>
          <w:szCs w:val="41"/>
        </w:rPr>
        <w:t xml:space="preserve">– </w:t>
      </w:r>
      <w:r w:rsidRPr="094368B2">
        <w:rPr>
          <w:rFonts w:ascii="Arial" w:eastAsia="Arial" w:hAnsi="Arial"/>
          <w:b/>
          <w:bCs/>
          <w:color w:val="005EB8"/>
          <w:sz w:val="40"/>
          <w:szCs w:val="40"/>
        </w:rPr>
        <w:t>Equipment and Resources</w:t>
      </w:r>
    </w:p>
    <w:p w14:paraId="7343A013" w14:textId="77777777" w:rsidR="00D90B60" w:rsidRPr="004962B0" w:rsidRDefault="00736E94" w:rsidP="094368B2">
      <w:pPr>
        <w:shd w:val="clear" w:color="auto" w:fill="FFFF00"/>
        <w:spacing w:after="604" w:line="272" w:lineRule="exact"/>
        <w:ind w:left="72" w:right="62"/>
        <w:jc w:val="both"/>
        <w:textAlignment w:val="baseline"/>
        <w:rPr>
          <w:rFonts w:ascii="Arial" w:eastAsia="Arial" w:hAnsi="Arial"/>
          <w:b/>
          <w:bCs/>
          <w:color w:val="000000"/>
          <w:spacing w:val="-3"/>
          <w:sz w:val="24"/>
          <w:szCs w:val="24"/>
        </w:rPr>
      </w:pPr>
      <w:r w:rsidRPr="094368B2">
        <w:rPr>
          <w:rFonts w:ascii="Arial" w:eastAsia="Arial" w:hAnsi="Arial"/>
          <w:b/>
          <w:bCs/>
          <w:color w:val="000000"/>
          <w:spacing w:val="-3"/>
          <w:sz w:val="24"/>
          <w:szCs w:val="24"/>
        </w:rPr>
        <w:t>[DELETE WHOLE APPENDIX IF NOT APPLICABLE]</w:t>
      </w:r>
    </w:p>
    <w:p w14:paraId="0460ED6B" w14:textId="77777777" w:rsidR="00D90B60" w:rsidRPr="004962B0" w:rsidRDefault="0056563A" w:rsidP="094368B2">
      <w:pPr>
        <w:tabs>
          <w:tab w:val="decimal" w:pos="288"/>
          <w:tab w:val="left" w:pos="648"/>
        </w:tabs>
        <w:spacing w:before="2" w:line="271" w:lineRule="exact"/>
        <w:ind w:left="72" w:right="62"/>
        <w:jc w:val="both"/>
        <w:textAlignment w:val="baseline"/>
        <w:rPr>
          <w:rFonts w:ascii="Arial" w:eastAsia="Arial" w:hAnsi="Arial"/>
          <w:color w:val="000000"/>
          <w:sz w:val="24"/>
          <w:szCs w:val="24"/>
        </w:rPr>
      </w:pPr>
      <w:r>
        <w:rPr>
          <w:rFonts w:ascii="Arial" w:eastAsia="Arial" w:hAnsi="Arial"/>
          <w:color w:val="000000"/>
          <w:sz w:val="24"/>
        </w:rPr>
        <w:tab/>
      </w:r>
      <w:r w:rsidRPr="094368B2">
        <w:rPr>
          <w:rFonts w:ascii="Arial" w:eastAsia="Arial" w:hAnsi="Arial"/>
          <w:color w:val="000000"/>
          <w:sz w:val="24"/>
          <w:szCs w:val="24"/>
        </w:rPr>
        <w:t>1.</w:t>
      </w:r>
      <w:r>
        <w:rPr>
          <w:rFonts w:ascii="Arial" w:eastAsia="Arial" w:hAnsi="Arial"/>
          <w:color w:val="000000"/>
          <w:sz w:val="24"/>
        </w:rPr>
        <w:tab/>
      </w:r>
      <w:r w:rsidRPr="094368B2">
        <w:rPr>
          <w:rFonts w:ascii="Arial" w:eastAsia="Arial" w:hAnsi="Arial"/>
          <w:color w:val="000000"/>
          <w:sz w:val="24"/>
          <w:szCs w:val="24"/>
        </w:rPr>
        <w:t xml:space="preserve">Sponsor </w:t>
      </w:r>
      <w:r w:rsidR="00736E94" w:rsidRPr="094368B2">
        <w:rPr>
          <w:rFonts w:ascii="Arial" w:eastAsia="Arial" w:hAnsi="Arial"/>
          <w:color w:val="000000"/>
          <w:sz w:val="24"/>
          <w:szCs w:val="24"/>
        </w:rPr>
        <w:t>Provided Equipment</w:t>
      </w:r>
    </w:p>
    <w:p w14:paraId="1580E6BC" w14:textId="77777777" w:rsidR="00D90B60" w:rsidRPr="004962B0" w:rsidRDefault="094368B2" w:rsidP="094368B2">
      <w:pPr>
        <w:tabs>
          <w:tab w:val="left" w:pos="1224"/>
        </w:tabs>
        <w:spacing w:before="239" w:line="293" w:lineRule="exact"/>
        <w:ind w:left="1224" w:right="62" w:hanging="576"/>
        <w:jc w:val="both"/>
        <w:textAlignment w:val="baseline"/>
        <w:rPr>
          <w:rFonts w:ascii="MS Gothic" w:eastAsia="MS Gothic" w:hAnsi="MS Gothic"/>
          <w:color w:val="000000"/>
          <w:sz w:val="24"/>
          <w:szCs w:val="24"/>
        </w:rPr>
      </w:pPr>
      <w:r w:rsidRPr="094368B2">
        <w:rPr>
          <w:rFonts w:ascii="MS Gothic" w:eastAsia="MS Gothic" w:hAnsi="MS Gothic"/>
          <w:color w:val="000000" w:themeColor="text1"/>
          <w:sz w:val="24"/>
          <w:szCs w:val="24"/>
        </w:rPr>
        <w:t>☐</w:t>
      </w:r>
      <w:r w:rsidR="00736E94">
        <w:tab/>
      </w:r>
      <w:r w:rsidRPr="094368B2">
        <w:rPr>
          <w:rFonts w:ascii="Arial" w:eastAsia="Arial" w:hAnsi="Arial"/>
          <w:color w:val="000000" w:themeColor="text1"/>
          <w:sz w:val="24"/>
          <w:szCs w:val="24"/>
        </w:rPr>
        <w:t xml:space="preserve">Please check this box if no Equipment </w:t>
      </w:r>
      <w:proofErr w:type="gramStart"/>
      <w:r w:rsidRPr="094368B2">
        <w:rPr>
          <w:rFonts w:ascii="Arial" w:eastAsia="Arial" w:hAnsi="Arial"/>
          <w:color w:val="000000" w:themeColor="text1"/>
          <w:sz w:val="24"/>
          <w:szCs w:val="24"/>
        </w:rPr>
        <w:t>will be provided</w:t>
      </w:r>
      <w:proofErr w:type="gramEnd"/>
      <w:r w:rsidRPr="094368B2">
        <w:rPr>
          <w:rFonts w:ascii="Arial" w:eastAsia="Arial" w:hAnsi="Arial"/>
          <w:color w:val="000000" w:themeColor="text1"/>
          <w:sz w:val="24"/>
          <w:szCs w:val="24"/>
        </w:rPr>
        <w:t xml:space="preserve"> by the Sponsor;</w:t>
      </w:r>
    </w:p>
    <w:p w14:paraId="0D206B01" w14:textId="77777777" w:rsidR="00D90B60" w:rsidRPr="004962B0" w:rsidRDefault="0056563A" w:rsidP="094368B2">
      <w:pPr>
        <w:tabs>
          <w:tab w:val="decimal" w:pos="288"/>
          <w:tab w:val="left" w:pos="648"/>
        </w:tabs>
        <w:spacing w:before="248" w:line="271" w:lineRule="exact"/>
        <w:ind w:left="72" w:right="62"/>
        <w:jc w:val="both"/>
        <w:textAlignment w:val="baseline"/>
        <w:rPr>
          <w:rFonts w:ascii="Arial" w:eastAsia="Arial" w:hAnsi="Arial"/>
          <w:color w:val="000000"/>
          <w:sz w:val="24"/>
          <w:szCs w:val="24"/>
        </w:rPr>
      </w:pPr>
      <w:r>
        <w:rPr>
          <w:rFonts w:ascii="Arial" w:eastAsia="Arial" w:hAnsi="Arial"/>
          <w:color w:val="000000"/>
          <w:sz w:val="24"/>
        </w:rPr>
        <w:tab/>
      </w:r>
      <w:r w:rsidRPr="094368B2">
        <w:rPr>
          <w:rFonts w:ascii="Arial" w:eastAsia="Arial" w:hAnsi="Arial"/>
          <w:color w:val="000000"/>
          <w:sz w:val="24"/>
          <w:szCs w:val="24"/>
        </w:rPr>
        <w:t>1.1</w:t>
      </w:r>
      <w:r>
        <w:rPr>
          <w:rFonts w:ascii="Arial" w:eastAsia="Arial" w:hAnsi="Arial"/>
          <w:color w:val="000000"/>
          <w:sz w:val="24"/>
        </w:rPr>
        <w:tab/>
      </w:r>
      <w:r w:rsidRPr="094368B2">
        <w:rPr>
          <w:rFonts w:ascii="Arial" w:eastAsia="Arial" w:hAnsi="Arial"/>
          <w:color w:val="000000"/>
          <w:sz w:val="24"/>
          <w:szCs w:val="24"/>
        </w:rPr>
        <w:t>Sponsor</w:t>
      </w:r>
      <w:r w:rsidR="00736E94" w:rsidRPr="094368B2">
        <w:rPr>
          <w:rFonts w:ascii="Arial" w:eastAsia="Arial" w:hAnsi="Arial"/>
          <w:color w:val="000000"/>
          <w:sz w:val="24"/>
          <w:szCs w:val="24"/>
        </w:rPr>
        <w:t xml:space="preserve"> will provide the CE-Marked equipment identified below</w:t>
      </w:r>
    </w:p>
    <w:p w14:paraId="2FB5BB63" w14:textId="77777777" w:rsidR="00D90B60" w:rsidRPr="004962B0" w:rsidRDefault="094368B2" w:rsidP="094368B2">
      <w:pPr>
        <w:spacing w:after="207" w:line="276"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w:t>
      </w:r>
      <w:r w:rsidRPr="094368B2">
        <w:rPr>
          <w:rFonts w:ascii="Arial" w:eastAsia="Arial" w:hAnsi="Arial"/>
          <w:b/>
          <w:bCs/>
          <w:color w:val="000000" w:themeColor="text1"/>
          <w:sz w:val="24"/>
          <w:szCs w:val="24"/>
        </w:rPr>
        <w:t>Sponsor Equipment</w:t>
      </w:r>
      <w:r w:rsidRPr="094368B2">
        <w:rPr>
          <w:rFonts w:ascii="Arial" w:eastAsia="Arial" w:hAnsi="Arial"/>
          <w:color w:val="000000" w:themeColor="text1"/>
          <w:sz w:val="24"/>
          <w:szCs w:val="24"/>
        </w:rPr>
        <w:t>”) for use by the Clinical Organisation in the conduct or reporting of the Clinical Trial:</w:t>
      </w:r>
    </w:p>
    <w:tbl>
      <w:tblPr>
        <w:tblW w:w="0" w:type="auto"/>
        <w:tblInd w:w="622" w:type="dxa"/>
        <w:tblLayout w:type="fixed"/>
        <w:tblCellMar>
          <w:left w:w="0" w:type="dxa"/>
          <w:right w:w="0" w:type="dxa"/>
        </w:tblCellMar>
        <w:tblLook w:val="04A0" w:firstRow="1" w:lastRow="0" w:firstColumn="1" w:lastColumn="0" w:noHBand="0" w:noVBand="1"/>
      </w:tblPr>
      <w:tblGrid>
        <w:gridCol w:w="586"/>
        <w:gridCol w:w="4252"/>
        <w:gridCol w:w="1844"/>
        <w:gridCol w:w="1853"/>
      </w:tblGrid>
      <w:tr w:rsidR="00501200" w14:paraId="530CDADE" w14:textId="77777777" w:rsidTr="094368B2">
        <w:trPr>
          <w:trHeight w:hRule="exact" w:val="816"/>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69E29D61" w14:textId="77777777" w:rsidR="00D90B60" w:rsidRPr="004962B0" w:rsidRDefault="094368B2" w:rsidP="094368B2">
            <w:pPr>
              <w:spacing w:before="265" w:after="273" w:line="272"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No.</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35BC78F7" w14:textId="77777777" w:rsidR="00D90B60" w:rsidRPr="004962B0" w:rsidRDefault="094368B2" w:rsidP="094368B2">
            <w:pPr>
              <w:spacing w:before="265" w:after="273" w:line="272"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Equipment</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1A7976B2" w14:textId="77777777" w:rsidR="00D90B60" w:rsidRPr="004962B0" w:rsidRDefault="094368B2" w:rsidP="094368B2">
            <w:pPr>
              <w:spacing w:before="139" w:after="115" w:line="278" w:lineRule="exact"/>
              <w:ind w:left="36"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Estimated Original Value</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40CB51C5" w14:textId="77777777" w:rsidR="00D90B60" w:rsidRPr="004962B0" w:rsidRDefault="094368B2" w:rsidP="094368B2">
            <w:pPr>
              <w:spacing w:before="265" w:after="273" w:line="272"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Depreciation</w:t>
            </w:r>
          </w:p>
        </w:tc>
      </w:tr>
      <w:tr w:rsidR="00501200" w14:paraId="121A023B" w14:textId="77777777" w:rsidTr="094368B2">
        <w:trPr>
          <w:trHeight w:hRule="exact" w:val="528"/>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2F354A7F" w14:textId="77777777" w:rsidR="00D90B60" w:rsidRPr="004962B0" w:rsidRDefault="094368B2" w:rsidP="094368B2">
            <w:pPr>
              <w:numPr>
                <w:ilvl w:val="0"/>
                <w:numId w:val="25"/>
              </w:numPr>
              <w:spacing w:before="135" w:after="121" w:line="271"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A77A76E"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5EF0C4"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4765D3"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r w:rsidR="00501200" w14:paraId="565FF3C1" w14:textId="77777777" w:rsidTr="094368B2">
        <w:trPr>
          <w:trHeight w:hRule="exact" w:val="533"/>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0AD45C37" w14:textId="77777777" w:rsidR="00D90B60" w:rsidRPr="004962B0" w:rsidRDefault="094368B2" w:rsidP="094368B2">
            <w:pPr>
              <w:numPr>
                <w:ilvl w:val="0"/>
                <w:numId w:val="25"/>
              </w:numPr>
              <w:spacing w:before="140" w:after="121" w:line="271"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E26819"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BC050CF"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E90B37"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r w:rsidR="00501200" w14:paraId="5EDCFD34" w14:textId="77777777" w:rsidTr="094368B2">
        <w:trPr>
          <w:trHeight w:hRule="exact" w:val="528"/>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3A17047C" w14:textId="77777777" w:rsidR="00D90B60" w:rsidRPr="004962B0" w:rsidRDefault="094368B2" w:rsidP="094368B2">
            <w:pPr>
              <w:numPr>
                <w:ilvl w:val="0"/>
                <w:numId w:val="25"/>
              </w:numPr>
              <w:spacing w:before="135" w:after="111" w:line="271"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13ECEE"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751ECF"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2BB575"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r w:rsidR="00501200" w14:paraId="00874619" w14:textId="77777777" w:rsidTr="094368B2">
        <w:trPr>
          <w:trHeight w:hRule="exact" w:val="533"/>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5EEA9A77" w14:textId="77777777" w:rsidR="00D90B60" w:rsidRPr="004962B0" w:rsidRDefault="094368B2" w:rsidP="094368B2">
            <w:pPr>
              <w:numPr>
                <w:ilvl w:val="0"/>
                <w:numId w:val="25"/>
              </w:numPr>
              <w:spacing w:before="140" w:after="111" w:line="271"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34BA9E"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E8351D"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4A5AB9"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r w:rsidR="00501200" w14:paraId="0920A314" w14:textId="77777777" w:rsidTr="094368B2">
        <w:trPr>
          <w:trHeight w:hRule="exact" w:val="532"/>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6098ED38" w14:textId="77777777" w:rsidR="00D90B60" w:rsidRPr="004962B0" w:rsidRDefault="094368B2" w:rsidP="094368B2">
            <w:pPr>
              <w:numPr>
                <w:ilvl w:val="0"/>
                <w:numId w:val="25"/>
              </w:numPr>
              <w:spacing w:before="139" w:after="112" w:line="271"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D169C4"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DD36324"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8F14E0"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r w:rsidR="00501200" w14:paraId="0EF63828" w14:textId="77777777" w:rsidTr="094368B2">
        <w:trPr>
          <w:trHeight w:hRule="exact" w:val="538"/>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441CF79A" w14:textId="77777777" w:rsidR="00D90B60" w:rsidRPr="004962B0" w:rsidRDefault="094368B2" w:rsidP="094368B2">
            <w:pPr>
              <w:numPr>
                <w:ilvl w:val="0"/>
                <w:numId w:val="25"/>
              </w:numPr>
              <w:spacing w:before="135" w:after="131" w:line="271"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53B7C6"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BDDED3"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1A31D3"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bl>
    <w:p w14:paraId="16D51B78" w14:textId="77777777" w:rsidR="00D90B60" w:rsidRPr="004962B0" w:rsidRDefault="00D90B60" w:rsidP="00B04463">
      <w:pPr>
        <w:spacing w:after="228" w:line="20" w:lineRule="exact"/>
        <w:ind w:right="62"/>
        <w:jc w:val="both"/>
      </w:pPr>
    </w:p>
    <w:p w14:paraId="088B8245" w14:textId="77777777" w:rsidR="00D90B60" w:rsidRPr="004962B0" w:rsidRDefault="094368B2" w:rsidP="094368B2">
      <w:pPr>
        <w:spacing w:line="273"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Where applicable, the Sponsor Equipment </w:t>
      </w:r>
      <w:proofErr w:type="gramStart"/>
      <w:r w:rsidRPr="094368B2">
        <w:rPr>
          <w:rFonts w:ascii="Arial" w:eastAsia="Arial" w:hAnsi="Arial"/>
          <w:color w:val="000000" w:themeColor="text1"/>
          <w:sz w:val="24"/>
          <w:szCs w:val="24"/>
        </w:rPr>
        <w:t>will be provided</w:t>
      </w:r>
      <w:proofErr w:type="gramEnd"/>
      <w:r w:rsidRPr="094368B2">
        <w:rPr>
          <w:rFonts w:ascii="Arial" w:eastAsia="Arial" w:hAnsi="Arial"/>
          <w:color w:val="000000" w:themeColor="text1"/>
          <w:sz w:val="24"/>
          <w:szCs w:val="24"/>
        </w:rPr>
        <w:t xml:space="preserve"> with current records of calibration and electrical safety testing.</w:t>
      </w:r>
    </w:p>
    <w:p w14:paraId="6B1142F7" w14:textId="54642291" w:rsidR="00D90B60" w:rsidRPr="004962B0" w:rsidRDefault="094368B2" w:rsidP="094368B2">
      <w:pPr>
        <w:numPr>
          <w:ilvl w:val="0"/>
          <w:numId w:val="26"/>
        </w:numPr>
        <w:tabs>
          <w:tab w:val="clear" w:pos="576"/>
          <w:tab w:val="left" w:pos="648"/>
        </w:tabs>
        <w:spacing w:before="247" w:line="271"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Sponsor Provided Resources</w:t>
      </w:r>
    </w:p>
    <w:p w14:paraId="1042FCE3" w14:textId="77777777" w:rsidR="00D90B60" w:rsidRPr="004962B0" w:rsidRDefault="094368B2" w:rsidP="094368B2">
      <w:pPr>
        <w:tabs>
          <w:tab w:val="left" w:pos="1224"/>
        </w:tabs>
        <w:spacing w:before="240" w:line="293" w:lineRule="exact"/>
        <w:ind w:left="1224" w:right="62" w:hanging="576"/>
        <w:jc w:val="both"/>
        <w:textAlignment w:val="baseline"/>
        <w:rPr>
          <w:rFonts w:ascii="MS Gothic" w:eastAsia="MS Gothic" w:hAnsi="MS Gothic"/>
          <w:color w:val="000000"/>
          <w:sz w:val="24"/>
          <w:szCs w:val="24"/>
        </w:rPr>
      </w:pPr>
      <w:r w:rsidRPr="094368B2">
        <w:rPr>
          <w:rFonts w:ascii="MS Gothic" w:eastAsia="MS Gothic" w:hAnsi="MS Gothic"/>
          <w:color w:val="000000" w:themeColor="text1"/>
          <w:sz w:val="24"/>
          <w:szCs w:val="24"/>
        </w:rPr>
        <w:t>☐</w:t>
      </w:r>
      <w:r w:rsidR="00736E94">
        <w:tab/>
      </w:r>
      <w:r w:rsidRPr="094368B2">
        <w:rPr>
          <w:rFonts w:ascii="Arial" w:eastAsia="Arial" w:hAnsi="Arial"/>
          <w:color w:val="000000" w:themeColor="text1"/>
          <w:sz w:val="24"/>
          <w:szCs w:val="24"/>
        </w:rPr>
        <w:t xml:space="preserve">Please check this box if no Resources </w:t>
      </w:r>
      <w:proofErr w:type="gramStart"/>
      <w:r w:rsidRPr="094368B2">
        <w:rPr>
          <w:rFonts w:ascii="Arial" w:eastAsia="Arial" w:hAnsi="Arial"/>
          <w:color w:val="000000" w:themeColor="text1"/>
          <w:sz w:val="24"/>
          <w:szCs w:val="24"/>
        </w:rPr>
        <w:t>will be provided</w:t>
      </w:r>
      <w:proofErr w:type="gramEnd"/>
      <w:r w:rsidRPr="094368B2">
        <w:rPr>
          <w:rFonts w:ascii="Arial" w:eastAsia="Arial" w:hAnsi="Arial"/>
          <w:color w:val="000000" w:themeColor="text1"/>
          <w:sz w:val="24"/>
          <w:szCs w:val="24"/>
        </w:rPr>
        <w:t xml:space="preserve"> by the Sponsor;</w:t>
      </w:r>
    </w:p>
    <w:p w14:paraId="74EC4D61" w14:textId="77777777" w:rsidR="00D90B60" w:rsidRPr="004962B0" w:rsidRDefault="094368B2" w:rsidP="094368B2">
      <w:pPr>
        <w:tabs>
          <w:tab w:val="left" w:pos="648"/>
        </w:tabs>
        <w:spacing w:before="242"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2.1</w:t>
      </w:r>
      <w:r w:rsidR="0056563A">
        <w:tab/>
      </w:r>
      <w:r w:rsidRPr="094368B2">
        <w:rPr>
          <w:rFonts w:ascii="Arial" w:eastAsia="Arial" w:hAnsi="Arial"/>
          <w:color w:val="000000" w:themeColor="text1"/>
          <w:sz w:val="24"/>
          <w:szCs w:val="24"/>
        </w:rPr>
        <w:t>Sponsor will provide the Sponsor owned or licensed proprietary resources identified below (“</w:t>
      </w:r>
      <w:r w:rsidRPr="094368B2">
        <w:rPr>
          <w:rFonts w:ascii="Arial" w:eastAsia="Arial" w:hAnsi="Arial"/>
          <w:b/>
          <w:bCs/>
          <w:color w:val="000000" w:themeColor="text1"/>
          <w:sz w:val="24"/>
          <w:szCs w:val="24"/>
        </w:rPr>
        <w:t>Sponsor Resources</w:t>
      </w:r>
      <w:r w:rsidRPr="094368B2">
        <w:rPr>
          <w:rFonts w:ascii="Arial" w:eastAsia="Arial" w:hAnsi="Arial"/>
          <w:color w:val="000000" w:themeColor="text1"/>
          <w:sz w:val="24"/>
          <w:szCs w:val="24"/>
        </w:rPr>
        <w:t>”) for use by the Clinical Organisation in the conduct or reporting of the Clinical Trial.</w:t>
      </w:r>
    </w:p>
    <w:p w14:paraId="286175EE" w14:textId="2A04A21C" w:rsidR="00D90B60" w:rsidRPr="004962B0" w:rsidRDefault="0056563A" w:rsidP="376798A0">
      <w:pPr>
        <w:spacing w:before="243" w:line="271" w:lineRule="exact"/>
        <w:ind w:left="72" w:right="62"/>
        <w:jc w:val="both"/>
        <w:textAlignment w:val="baseline"/>
        <w:rPr>
          <w:rFonts w:ascii="Arial" w:eastAsia="Arial" w:hAnsi="Arial"/>
          <w:color w:val="000000"/>
          <w:spacing w:val="4"/>
          <w:sz w:val="24"/>
          <w:szCs w:val="24"/>
          <w:lang w:val="en-US"/>
        </w:rPr>
      </w:pPr>
      <w:r w:rsidRPr="376798A0">
        <w:rPr>
          <w:rFonts w:ascii="Arial" w:eastAsia="Arial" w:hAnsi="Arial"/>
          <w:color w:val="000000"/>
          <w:spacing w:val="4"/>
          <w:sz w:val="24"/>
          <w:szCs w:val="24"/>
          <w:lang w:val="en-US"/>
        </w:rPr>
        <w:t xml:space="preserve">2.2 </w:t>
      </w:r>
      <w:r w:rsidR="00E17D5C">
        <w:rPr>
          <w:rFonts w:ascii="Arial" w:eastAsia="Arial" w:hAnsi="Arial"/>
          <w:color w:val="000000"/>
          <w:spacing w:val="4"/>
          <w:sz w:val="24"/>
          <w:szCs w:val="24"/>
          <w:lang w:val="en-US"/>
        </w:rPr>
        <w:tab/>
      </w:r>
      <w:r w:rsidRPr="376798A0">
        <w:rPr>
          <w:rFonts w:ascii="Arial" w:eastAsia="Arial" w:hAnsi="Arial"/>
          <w:color w:val="000000"/>
          <w:spacing w:val="4"/>
          <w:sz w:val="24"/>
          <w:szCs w:val="24"/>
          <w:lang w:val="en-US"/>
        </w:rPr>
        <w:t xml:space="preserve">Sponsor </w:t>
      </w:r>
      <w:r w:rsidR="00736E94" w:rsidRPr="376798A0">
        <w:rPr>
          <w:rFonts w:ascii="Arial" w:eastAsia="Arial" w:hAnsi="Arial"/>
          <w:color w:val="000000"/>
          <w:spacing w:val="4"/>
          <w:sz w:val="24"/>
          <w:szCs w:val="24"/>
          <w:lang w:val="en-US"/>
        </w:rPr>
        <w:t>Resources Supplied: [</w:t>
      </w:r>
      <w:r w:rsidR="00692C1E" w:rsidRPr="376798A0">
        <w:rPr>
          <w:rFonts w:ascii="Arial" w:eastAsia="Arial" w:hAnsi="Arial"/>
          <w:color w:val="000000"/>
          <w:spacing w:val="4"/>
          <w:sz w:val="24"/>
          <w:szCs w:val="24"/>
          <w:highlight w:val="yellow"/>
          <w:lang w:val="en-US"/>
        </w:rPr>
        <w:t>insert details]</w:t>
      </w:r>
    </w:p>
    <w:p w14:paraId="3DF5F052" w14:textId="77777777" w:rsidR="00D90B60" w:rsidRPr="004962B0" w:rsidRDefault="094368B2" w:rsidP="094368B2">
      <w:pPr>
        <w:numPr>
          <w:ilvl w:val="0"/>
          <w:numId w:val="26"/>
        </w:numPr>
        <w:tabs>
          <w:tab w:val="clear" w:pos="576"/>
          <w:tab w:val="left" w:pos="648"/>
        </w:tabs>
        <w:spacing w:before="247" w:line="271"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Permitted Uses of Sponsor Equipment and Sponsor Resources</w:t>
      </w:r>
    </w:p>
    <w:p w14:paraId="1F1150DC" w14:textId="2A0F5A36" w:rsidR="005B4213" w:rsidRDefault="094368B2" w:rsidP="094368B2">
      <w:pPr>
        <w:spacing w:before="236" w:after="222" w:line="278" w:lineRule="exact"/>
        <w:ind w:left="648" w:right="62" w:hanging="576"/>
        <w:jc w:val="both"/>
        <w:textAlignment w:val="baseline"/>
        <w:rPr>
          <w:rFonts w:ascii="Arial" w:eastAsia="Arial" w:hAnsi="Arial"/>
          <w:color w:val="000000" w:themeColor="text1"/>
          <w:sz w:val="24"/>
          <w:szCs w:val="24"/>
        </w:rPr>
      </w:pPr>
      <w:r w:rsidRPr="094368B2">
        <w:rPr>
          <w:rFonts w:ascii="Arial" w:eastAsia="Arial" w:hAnsi="Arial"/>
          <w:color w:val="000000" w:themeColor="text1"/>
          <w:sz w:val="24"/>
          <w:szCs w:val="24"/>
        </w:rPr>
        <w:t xml:space="preserve">3.1 </w:t>
      </w:r>
      <w:r w:rsidR="00E17D5C">
        <w:rPr>
          <w:rFonts w:ascii="Arial" w:eastAsia="Arial" w:hAnsi="Arial"/>
          <w:color w:val="000000" w:themeColor="text1"/>
          <w:sz w:val="24"/>
          <w:szCs w:val="24"/>
        </w:rPr>
        <w:tab/>
      </w:r>
      <w:r w:rsidRPr="094368B2">
        <w:rPr>
          <w:rFonts w:ascii="Arial" w:eastAsia="Arial" w:hAnsi="Arial"/>
          <w:color w:val="000000" w:themeColor="text1"/>
          <w:sz w:val="24"/>
          <w:szCs w:val="24"/>
        </w:rPr>
        <w:t>The Clinical Organisation may use Sponsor Equipment and Sponsor Resources only for the purpose of this Clinical Trial.</w:t>
      </w:r>
    </w:p>
    <w:p w14:paraId="1BEE12A5" w14:textId="77777777" w:rsidR="003F25E7" w:rsidRPr="004962B0" w:rsidRDefault="003F25E7" w:rsidP="094368B2">
      <w:pPr>
        <w:spacing w:before="236" w:after="222" w:line="278" w:lineRule="exact"/>
        <w:ind w:left="648" w:right="62" w:hanging="576"/>
        <w:jc w:val="both"/>
        <w:textAlignment w:val="baseline"/>
        <w:rPr>
          <w:rFonts w:ascii="Arial" w:eastAsia="Arial" w:hAnsi="Arial"/>
          <w:color w:val="000000"/>
          <w:sz w:val="24"/>
          <w:szCs w:val="24"/>
        </w:rPr>
      </w:pPr>
    </w:p>
    <w:p w14:paraId="7657BDF1" w14:textId="0F42F70B" w:rsidR="005B4213" w:rsidRPr="004962B0" w:rsidRDefault="00736E94" w:rsidP="2D24E174">
      <w:pPr>
        <w:spacing w:before="236" w:after="222" w:line="278" w:lineRule="exact"/>
        <w:ind w:left="648" w:right="62"/>
        <w:jc w:val="both"/>
        <w:textAlignment w:val="baseline"/>
        <w:rPr>
          <w:rFonts w:ascii="Arial" w:eastAsia="Arial" w:hAnsi="Arial"/>
          <w:color w:val="000000"/>
          <w:sz w:val="24"/>
          <w:szCs w:val="24"/>
        </w:rPr>
      </w:pPr>
      <w:r w:rsidRPr="2D24E174">
        <w:rPr>
          <w:rFonts w:ascii="Arial" w:eastAsia="Arial" w:hAnsi="Arial"/>
          <w:color w:val="000000"/>
          <w:spacing w:val="-1"/>
          <w:sz w:val="24"/>
          <w:szCs w:val="24"/>
          <w:highlight w:val="yellow"/>
        </w:rPr>
        <w:lastRenderedPageBreak/>
        <w:t>[Alternatively, specify permitted uses. If use for non-Clinical Trial Subjects is permitted for Equipment, specify that (1) a charge will be assessed (deducted from</w:t>
      </w:r>
      <w:r w:rsidRPr="2D24E174">
        <w:rPr>
          <w:rFonts w:ascii="Arial" w:eastAsia="Arial" w:hAnsi="Arial"/>
          <w:color w:val="000000"/>
          <w:sz w:val="24"/>
          <w:szCs w:val="24"/>
          <w:highlight w:val="yellow"/>
        </w:rPr>
        <w:t xml:space="preserve"> Clinical Trial funding) based on estimated or actual usage or (2) the </w:t>
      </w:r>
      <w:r w:rsidR="00D74B62" w:rsidRPr="2D24E174">
        <w:rPr>
          <w:rFonts w:ascii="Arial" w:eastAsia="Arial" w:hAnsi="Arial"/>
          <w:color w:val="000000"/>
          <w:sz w:val="24"/>
          <w:szCs w:val="24"/>
          <w:highlight w:val="yellow"/>
        </w:rPr>
        <w:t xml:space="preserve">Clinical </w:t>
      </w:r>
      <w:r w:rsidRPr="2D24E174">
        <w:rPr>
          <w:rFonts w:ascii="Arial" w:eastAsia="Arial" w:hAnsi="Arial"/>
          <w:color w:val="000000"/>
          <w:sz w:val="24"/>
          <w:szCs w:val="24"/>
          <w:highlight w:val="yellow"/>
        </w:rPr>
        <w:t xml:space="preserve">Organisation agrees that use of the Equipment for non-Clinical Trial Subjects will not be charged to the patient or third-party payer. Non-Clinical Trial use of Sponsor Resources </w:t>
      </w:r>
      <w:proofErr w:type="gramStart"/>
      <w:r w:rsidRPr="2D24E174">
        <w:rPr>
          <w:rFonts w:ascii="Arial" w:eastAsia="Arial" w:hAnsi="Arial"/>
          <w:color w:val="000000"/>
          <w:sz w:val="24"/>
          <w:szCs w:val="24"/>
          <w:highlight w:val="yellow"/>
        </w:rPr>
        <w:t>is generally not permitted</w:t>
      </w:r>
      <w:proofErr w:type="gramEnd"/>
      <w:r w:rsidRPr="2D24E174">
        <w:rPr>
          <w:rFonts w:ascii="Arial" w:eastAsia="Arial" w:hAnsi="Arial"/>
          <w:color w:val="000000"/>
          <w:sz w:val="24"/>
          <w:szCs w:val="24"/>
          <w:highlight w:val="yellow"/>
        </w:rPr>
        <w:t>.]</w:t>
      </w:r>
      <w:r w:rsidRPr="2D24E174">
        <w:rPr>
          <w:rFonts w:ascii="Arial" w:eastAsia="Arial" w:hAnsi="Arial"/>
          <w:color w:val="000000"/>
          <w:spacing w:val="-1"/>
          <w:sz w:val="24"/>
          <w:szCs w:val="24"/>
        </w:rPr>
        <w:t xml:space="preserve"> </w:t>
      </w:r>
    </w:p>
    <w:p w14:paraId="1F1EC555" w14:textId="77777777" w:rsidR="00D90B60" w:rsidRPr="004962B0" w:rsidRDefault="094368B2" w:rsidP="094368B2">
      <w:pPr>
        <w:tabs>
          <w:tab w:val="left" w:pos="648"/>
        </w:tabs>
        <w:spacing w:line="395"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4.</w:t>
      </w:r>
      <w:r w:rsidR="0056563A">
        <w:tab/>
      </w:r>
      <w:r w:rsidRPr="094368B2">
        <w:rPr>
          <w:rFonts w:ascii="Arial" w:eastAsia="Arial" w:hAnsi="Arial"/>
          <w:color w:val="000000" w:themeColor="text1"/>
          <w:sz w:val="24"/>
          <w:szCs w:val="24"/>
        </w:rPr>
        <w:t xml:space="preserve">Disposition of Sponsor Equipment and Sponsor Resources </w:t>
      </w:r>
      <w:r w:rsidRPr="094368B2">
        <w:rPr>
          <w:rFonts w:ascii="Arial" w:eastAsia="Arial" w:hAnsi="Arial"/>
          <w:b/>
          <w:bCs/>
          <w:color w:val="000000" w:themeColor="text1"/>
          <w:sz w:val="24"/>
          <w:szCs w:val="24"/>
        </w:rPr>
        <w:t xml:space="preserve">Alternative #1 </w:t>
      </w:r>
      <w:r w:rsidRPr="094368B2">
        <w:rPr>
          <w:rFonts w:ascii="Arial" w:eastAsia="Arial" w:hAnsi="Arial"/>
          <w:b/>
          <w:bCs/>
          <w:color w:val="000000" w:themeColor="text1"/>
          <w:sz w:val="25"/>
          <w:szCs w:val="25"/>
        </w:rPr>
        <w:t xml:space="preserve">– </w:t>
      </w:r>
      <w:r w:rsidRPr="094368B2">
        <w:rPr>
          <w:rFonts w:ascii="Arial" w:eastAsia="Arial" w:hAnsi="Arial"/>
          <w:b/>
          <w:bCs/>
          <w:color w:val="000000" w:themeColor="text1"/>
          <w:sz w:val="24"/>
          <w:szCs w:val="24"/>
        </w:rPr>
        <w:t>Return to Sponsor</w:t>
      </w:r>
    </w:p>
    <w:p w14:paraId="7A850E3D" w14:textId="77777777" w:rsidR="00D90B60" w:rsidRPr="004962B0" w:rsidRDefault="094368B2" w:rsidP="094368B2">
      <w:pPr>
        <w:spacing w:before="236" w:line="276"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After completion of the Clinical Trial at the Site, or at an earlier time specified by Sponsor, the Sponsor will contact the Clinical Organisation to make arrangements for return of any </w:t>
      </w:r>
      <w:r w:rsidRPr="094368B2">
        <w:rPr>
          <w:rFonts w:ascii="Arial" w:eastAsia="Arial" w:hAnsi="Arial"/>
          <w:color w:val="000000" w:themeColor="text1"/>
          <w:sz w:val="24"/>
          <w:szCs w:val="24"/>
          <w:highlight w:val="yellow"/>
        </w:rPr>
        <w:t>[</w:t>
      </w:r>
      <w:r w:rsidRPr="094368B2">
        <w:rPr>
          <w:rFonts w:ascii="Arial" w:eastAsia="Arial" w:hAnsi="Arial"/>
          <w:b/>
          <w:bCs/>
          <w:color w:val="000000" w:themeColor="text1"/>
          <w:sz w:val="24"/>
          <w:szCs w:val="24"/>
          <w:highlight w:val="yellow"/>
        </w:rPr>
        <w:t>Sponsor Equipment</w:t>
      </w:r>
      <w:r w:rsidRPr="094368B2">
        <w:rPr>
          <w:rFonts w:ascii="Arial" w:eastAsia="Arial" w:hAnsi="Arial"/>
          <w:color w:val="000000" w:themeColor="text1"/>
          <w:sz w:val="24"/>
          <w:szCs w:val="24"/>
          <w:highlight w:val="yellow"/>
        </w:rPr>
        <w:t>] [and] [</w:t>
      </w:r>
      <w:r w:rsidRPr="094368B2">
        <w:rPr>
          <w:rFonts w:ascii="Arial" w:eastAsia="Arial" w:hAnsi="Arial"/>
          <w:b/>
          <w:bCs/>
          <w:color w:val="000000" w:themeColor="text1"/>
          <w:sz w:val="24"/>
          <w:szCs w:val="24"/>
          <w:highlight w:val="yellow"/>
        </w:rPr>
        <w:t>Sponsor Resources</w:t>
      </w:r>
      <w:r w:rsidRPr="094368B2">
        <w:rPr>
          <w:rFonts w:ascii="Arial" w:eastAsia="Arial" w:hAnsi="Arial"/>
          <w:color w:val="000000" w:themeColor="text1"/>
          <w:sz w:val="24"/>
          <w:szCs w:val="24"/>
          <w:highlight w:val="yellow"/>
        </w:rPr>
        <w:t>],</w:t>
      </w:r>
      <w:r w:rsidRPr="094368B2">
        <w:rPr>
          <w:rFonts w:ascii="Arial" w:eastAsia="Arial" w:hAnsi="Arial"/>
          <w:color w:val="000000" w:themeColor="text1"/>
          <w:sz w:val="24"/>
          <w:szCs w:val="24"/>
        </w:rPr>
        <w:t xml:space="preserve"> at the expense of the Sponsor, to the Sponsor or a location designated by Sponsor. The Clinical Organisation’s responsibilities under this Agreement for the </w:t>
      </w:r>
      <w:r w:rsidRPr="094368B2">
        <w:rPr>
          <w:rFonts w:ascii="Arial" w:eastAsia="Arial" w:hAnsi="Arial"/>
          <w:color w:val="000000" w:themeColor="text1"/>
          <w:sz w:val="24"/>
          <w:szCs w:val="24"/>
          <w:highlight w:val="yellow"/>
        </w:rPr>
        <w:t>[</w:t>
      </w:r>
      <w:r w:rsidRPr="094368B2">
        <w:rPr>
          <w:rFonts w:ascii="Arial" w:eastAsia="Arial" w:hAnsi="Arial"/>
          <w:b/>
          <w:bCs/>
          <w:color w:val="000000" w:themeColor="text1"/>
          <w:sz w:val="24"/>
          <w:szCs w:val="24"/>
          <w:highlight w:val="yellow"/>
        </w:rPr>
        <w:t>Sponsor Equipment</w:t>
      </w:r>
      <w:r w:rsidRPr="094368B2">
        <w:rPr>
          <w:rFonts w:ascii="Arial" w:eastAsia="Arial" w:hAnsi="Arial"/>
          <w:color w:val="000000" w:themeColor="text1"/>
          <w:sz w:val="24"/>
          <w:szCs w:val="24"/>
          <w:highlight w:val="yellow"/>
        </w:rPr>
        <w:t>] [and] [</w:t>
      </w:r>
      <w:r w:rsidRPr="094368B2">
        <w:rPr>
          <w:rFonts w:ascii="Arial" w:eastAsia="Arial" w:hAnsi="Arial"/>
          <w:b/>
          <w:bCs/>
          <w:color w:val="000000" w:themeColor="text1"/>
          <w:sz w:val="24"/>
          <w:szCs w:val="24"/>
          <w:highlight w:val="yellow"/>
        </w:rPr>
        <w:t>Sponsor Resources</w:t>
      </w:r>
      <w:r w:rsidRPr="094368B2">
        <w:rPr>
          <w:rFonts w:ascii="Arial" w:eastAsia="Arial" w:hAnsi="Arial"/>
          <w:color w:val="000000" w:themeColor="text1"/>
          <w:sz w:val="24"/>
          <w:szCs w:val="24"/>
          <w:highlight w:val="yellow"/>
        </w:rPr>
        <w:t>]</w:t>
      </w:r>
      <w:r w:rsidRPr="094368B2">
        <w:rPr>
          <w:rFonts w:ascii="Arial" w:eastAsia="Arial" w:hAnsi="Arial"/>
          <w:color w:val="000000" w:themeColor="text1"/>
          <w:sz w:val="24"/>
          <w:szCs w:val="24"/>
        </w:rPr>
        <w:t xml:space="preserve"> will cease or transfer to the Sponsor at the time of removal from the Clinical Organisation.</w:t>
      </w:r>
    </w:p>
    <w:p w14:paraId="5D803B7C" w14:textId="77777777" w:rsidR="00D90B60" w:rsidRPr="004962B0" w:rsidRDefault="094368B2" w:rsidP="094368B2">
      <w:pPr>
        <w:spacing w:before="239" w:line="277"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 xml:space="preserve">Alternative #2 </w:t>
      </w:r>
      <w:r w:rsidRPr="094368B2">
        <w:rPr>
          <w:rFonts w:ascii="Arial" w:eastAsia="Arial" w:hAnsi="Arial"/>
          <w:b/>
          <w:bCs/>
          <w:color w:val="000000" w:themeColor="text1"/>
          <w:sz w:val="25"/>
          <w:szCs w:val="25"/>
        </w:rPr>
        <w:t xml:space="preserve">– </w:t>
      </w:r>
      <w:r w:rsidRPr="094368B2">
        <w:rPr>
          <w:rFonts w:ascii="Arial" w:eastAsia="Arial" w:hAnsi="Arial"/>
          <w:b/>
          <w:bCs/>
          <w:color w:val="000000" w:themeColor="text1"/>
          <w:sz w:val="24"/>
          <w:szCs w:val="24"/>
        </w:rPr>
        <w:t>Return of Sponsor Resources to Sponsor and transfer of Sponsor Equipment to the Clinical Organisation with value included in funding.</w:t>
      </w:r>
    </w:p>
    <w:p w14:paraId="1B76F1AB" w14:textId="77777777" w:rsidR="00D90B60" w:rsidRPr="004962B0" w:rsidRDefault="094368B2" w:rsidP="094368B2">
      <w:pPr>
        <w:spacing w:before="241" w:line="276"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After completion of the Clinical Trial at the Site or at an earlier time specified by Sponsor, the Sponsor will contact the Clinical Organisation to make arrangements for return of any </w:t>
      </w:r>
      <w:r w:rsidRPr="094368B2">
        <w:rPr>
          <w:rFonts w:ascii="Arial" w:eastAsia="Arial" w:hAnsi="Arial"/>
          <w:color w:val="000000" w:themeColor="text1"/>
          <w:sz w:val="24"/>
          <w:szCs w:val="24"/>
          <w:highlight w:val="yellow"/>
        </w:rPr>
        <w:t>[</w:t>
      </w:r>
      <w:r w:rsidRPr="094368B2">
        <w:rPr>
          <w:rFonts w:ascii="Arial" w:eastAsia="Arial" w:hAnsi="Arial"/>
          <w:b/>
          <w:bCs/>
          <w:color w:val="000000" w:themeColor="text1"/>
          <w:sz w:val="24"/>
          <w:szCs w:val="24"/>
          <w:highlight w:val="yellow"/>
        </w:rPr>
        <w:t>Sponsor Equipment</w:t>
      </w:r>
      <w:r w:rsidRPr="094368B2">
        <w:rPr>
          <w:rFonts w:ascii="Arial" w:eastAsia="Arial" w:hAnsi="Arial"/>
          <w:color w:val="000000" w:themeColor="text1"/>
          <w:sz w:val="24"/>
          <w:szCs w:val="24"/>
          <w:highlight w:val="yellow"/>
        </w:rPr>
        <w:t>] [and] [</w:t>
      </w:r>
      <w:r w:rsidRPr="094368B2">
        <w:rPr>
          <w:rFonts w:ascii="Arial" w:eastAsia="Arial" w:hAnsi="Arial"/>
          <w:b/>
          <w:bCs/>
          <w:color w:val="000000" w:themeColor="text1"/>
          <w:sz w:val="24"/>
          <w:szCs w:val="24"/>
          <w:highlight w:val="yellow"/>
        </w:rPr>
        <w:t>Sponsor Resources</w:t>
      </w:r>
      <w:r w:rsidRPr="094368B2">
        <w:rPr>
          <w:rFonts w:ascii="Arial" w:eastAsia="Arial" w:hAnsi="Arial"/>
          <w:color w:val="000000" w:themeColor="text1"/>
          <w:sz w:val="24"/>
          <w:szCs w:val="24"/>
          <w:highlight w:val="yellow"/>
        </w:rPr>
        <w:t>]</w:t>
      </w:r>
      <w:r w:rsidRPr="094368B2">
        <w:rPr>
          <w:rFonts w:ascii="Arial" w:eastAsia="Arial" w:hAnsi="Arial"/>
          <w:color w:val="000000" w:themeColor="text1"/>
          <w:sz w:val="24"/>
          <w:szCs w:val="24"/>
        </w:rPr>
        <w:t xml:space="preserve">, at the expense of the Sponsor, to the Sponsor or a location designated by the Sponsor. The Clinical Organisation’s responsibilities under this Agreement for the </w:t>
      </w:r>
      <w:r w:rsidRPr="094368B2">
        <w:rPr>
          <w:rFonts w:ascii="Arial" w:eastAsia="Arial" w:hAnsi="Arial"/>
          <w:color w:val="000000" w:themeColor="text1"/>
          <w:sz w:val="24"/>
          <w:szCs w:val="24"/>
          <w:highlight w:val="yellow"/>
        </w:rPr>
        <w:t>[</w:t>
      </w:r>
      <w:r w:rsidRPr="094368B2">
        <w:rPr>
          <w:rFonts w:ascii="Arial" w:eastAsia="Arial" w:hAnsi="Arial"/>
          <w:b/>
          <w:bCs/>
          <w:color w:val="000000" w:themeColor="text1"/>
          <w:sz w:val="24"/>
          <w:szCs w:val="24"/>
          <w:highlight w:val="yellow"/>
        </w:rPr>
        <w:t>Sponsor Equipment</w:t>
      </w:r>
      <w:r w:rsidRPr="094368B2">
        <w:rPr>
          <w:rFonts w:ascii="Arial" w:eastAsia="Arial" w:hAnsi="Arial"/>
          <w:color w:val="000000" w:themeColor="text1"/>
          <w:sz w:val="24"/>
          <w:szCs w:val="24"/>
          <w:highlight w:val="yellow"/>
        </w:rPr>
        <w:t>] [and] [</w:t>
      </w:r>
      <w:r w:rsidRPr="094368B2">
        <w:rPr>
          <w:rFonts w:ascii="Arial" w:eastAsia="Arial" w:hAnsi="Arial"/>
          <w:b/>
          <w:bCs/>
          <w:color w:val="000000" w:themeColor="text1"/>
          <w:sz w:val="24"/>
          <w:szCs w:val="24"/>
          <w:highlight w:val="yellow"/>
        </w:rPr>
        <w:t>Sponsor Resources</w:t>
      </w:r>
      <w:r w:rsidRPr="094368B2">
        <w:rPr>
          <w:rFonts w:ascii="Arial" w:eastAsia="Arial" w:hAnsi="Arial"/>
          <w:color w:val="000000" w:themeColor="text1"/>
          <w:sz w:val="24"/>
          <w:szCs w:val="24"/>
          <w:highlight w:val="yellow"/>
        </w:rPr>
        <w:t>]</w:t>
      </w:r>
      <w:r w:rsidRPr="094368B2">
        <w:rPr>
          <w:rFonts w:ascii="Arial" w:eastAsia="Arial" w:hAnsi="Arial"/>
          <w:color w:val="000000" w:themeColor="text1"/>
          <w:sz w:val="24"/>
          <w:szCs w:val="24"/>
        </w:rPr>
        <w:t xml:space="preserve"> will cease or transfer to the Sponsor at the time of removal from the Clinical Organisation.</w:t>
      </w:r>
    </w:p>
    <w:p w14:paraId="3D21FCFF" w14:textId="77777777" w:rsidR="00D90B60" w:rsidRPr="004962B0" w:rsidRDefault="094368B2" w:rsidP="094368B2">
      <w:pPr>
        <w:spacing w:before="237" w:line="276"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The total compensation for Clinical Trial conduct allocated to the Clinical Organisation </w:t>
      </w:r>
      <w:proofErr w:type="gramStart"/>
      <w:r w:rsidRPr="094368B2">
        <w:rPr>
          <w:rFonts w:ascii="Arial" w:eastAsia="Arial" w:hAnsi="Arial"/>
          <w:color w:val="000000" w:themeColor="text1"/>
          <w:sz w:val="24"/>
          <w:szCs w:val="24"/>
        </w:rPr>
        <w:t>has been calculated</w:t>
      </w:r>
      <w:proofErr w:type="gramEnd"/>
      <w:r w:rsidRPr="094368B2">
        <w:rPr>
          <w:rFonts w:ascii="Arial" w:eastAsia="Arial" w:hAnsi="Arial"/>
          <w:color w:val="000000" w:themeColor="text1"/>
          <w:sz w:val="24"/>
          <w:szCs w:val="24"/>
        </w:rPr>
        <w:t xml:space="preserve"> to include the estimated depreciated value of Sponsor Equipment at the termination of this Agreement. </w:t>
      </w:r>
      <w:proofErr w:type="gramStart"/>
      <w:r w:rsidRPr="094368B2">
        <w:rPr>
          <w:rFonts w:ascii="Arial" w:eastAsia="Arial" w:hAnsi="Arial"/>
          <w:color w:val="000000" w:themeColor="text1"/>
          <w:sz w:val="24"/>
          <w:szCs w:val="24"/>
        </w:rPr>
        <w:t>The Sponsor will transfer title or arrange for transfer of title in Sponsor Equipment to the Clinical Organisation at the termination of this Agreement, provided that the Clinical Organisation (through the Principal Investigator) has enrolled the targeted number of Clinical Trial Subjects (or some other number of Clinical Trial Subjects agreeable to the Sponsor), has complied with the terms of the Agreement and has satisfactorily completed all Protocol requirements.</w:t>
      </w:r>
      <w:proofErr w:type="gramEnd"/>
      <w:r w:rsidRPr="094368B2">
        <w:rPr>
          <w:rFonts w:ascii="Arial" w:eastAsia="Arial" w:hAnsi="Arial"/>
          <w:color w:val="000000" w:themeColor="text1"/>
          <w:sz w:val="24"/>
          <w:szCs w:val="24"/>
        </w:rPr>
        <w:t xml:space="preserve"> The Sponsor will ensure that this transfer </w:t>
      </w:r>
      <w:proofErr w:type="gramStart"/>
      <w:r w:rsidRPr="094368B2">
        <w:rPr>
          <w:rFonts w:ascii="Arial" w:eastAsia="Arial" w:hAnsi="Arial"/>
          <w:color w:val="000000" w:themeColor="text1"/>
          <w:sz w:val="24"/>
          <w:szCs w:val="24"/>
        </w:rPr>
        <w:t>is documented</w:t>
      </w:r>
      <w:proofErr w:type="gramEnd"/>
      <w:r w:rsidRPr="094368B2">
        <w:rPr>
          <w:rFonts w:ascii="Arial" w:eastAsia="Arial" w:hAnsi="Arial"/>
          <w:color w:val="000000" w:themeColor="text1"/>
          <w:sz w:val="24"/>
          <w:szCs w:val="24"/>
        </w:rPr>
        <w:t xml:space="preserve"> in writing and the Parties hereby acknowledge and agree that the estimated depreciated value of Sponsor Equipment at termination of this Agreement is part of the total compensation payable for Clinical Trial conduct.</w:t>
      </w:r>
    </w:p>
    <w:p w14:paraId="5BF38E3D" w14:textId="77777777" w:rsidR="00D90B60" w:rsidRPr="004962B0" w:rsidRDefault="094368B2" w:rsidP="094368B2">
      <w:pPr>
        <w:spacing w:before="243" w:line="276"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If any Sponsor Equipment is so transferred, it will be transferred ‘as </w:t>
      </w:r>
      <w:bookmarkStart w:id="18" w:name="_Int_cGy4qpJS"/>
      <w:r w:rsidRPr="094368B2">
        <w:rPr>
          <w:rFonts w:ascii="Arial" w:eastAsia="Arial" w:hAnsi="Arial"/>
          <w:color w:val="000000" w:themeColor="text1"/>
          <w:sz w:val="24"/>
          <w:szCs w:val="24"/>
        </w:rPr>
        <w:t>is’</w:t>
      </w:r>
      <w:bookmarkEnd w:id="18"/>
      <w:r w:rsidRPr="094368B2">
        <w:rPr>
          <w:rFonts w:ascii="Arial" w:eastAsia="Arial" w:hAnsi="Arial"/>
          <w:color w:val="000000" w:themeColor="text1"/>
          <w:sz w:val="24"/>
          <w:szCs w:val="24"/>
        </w:rPr>
        <w:t xml:space="preserve"> and the Sponsor does not make any representation or provide any warranty of any kind concerning it.</w:t>
      </w:r>
    </w:p>
    <w:p w14:paraId="2B63E370" w14:textId="01296EF9" w:rsidR="00D90B60" w:rsidRPr="004962B0" w:rsidRDefault="094368B2" w:rsidP="094368B2">
      <w:pPr>
        <w:spacing w:before="237" w:line="277" w:lineRule="exact"/>
        <w:ind w:left="648" w:right="62"/>
        <w:jc w:val="both"/>
        <w:rPr>
          <w:rFonts w:ascii="Arial" w:eastAsia="Arial" w:hAnsi="Arial"/>
          <w:b/>
          <w:bCs/>
          <w:color w:val="000000" w:themeColor="text1"/>
          <w:sz w:val="24"/>
          <w:szCs w:val="24"/>
        </w:rPr>
        <w:sectPr w:rsidR="00D90B60" w:rsidRPr="004962B0" w:rsidSect="005F62C9">
          <w:pgSz w:w="11909" w:h="16838"/>
          <w:pgMar w:top="1418" w:right="1083" w:bottom="902" w:left="1264" w:header="720" w:footer="720" w:gutter="0"/>
          <w:cols w:space="720"/>
        </w:sectPr>
      </w:pPr>
      <w:r w:rsidRPr="094368B2">
        <w:rPr>
          <w:rFonts w:ascii="Arial" w:eastAsia="Arial" w:hAnsi="Arial"/>
          <w:b/>
          <w:bCs/>
          <w:color w:val="000000" w:themeColor="text1"/>
          <w:sz w:val="24"/>
          <w:szCs w:val="24"/>
        </w:rPr>
        <w:t xml:space="preserve">Alternative #3 </w:t>
      </w:r>
      <w:r w:rsidRPr="094368B2">
        <w:rPr>
          <w:rFonts w:ascii="Arial" w:eastAsia="Arial" w:hAnsi="Arial"/>
          <w:b/>
          <w:bCs/>
          <w:color w:val="000000" w:themeColor="text1"/>
          <w:sz w:val="25"/>
          <w:szCs w:val="25"/>
        </w:rPr>
        <w:t xml:space="preserve">– </w:t>
      </w:r>
      <w:r w:rsidRPr="094368B2">
        <w:rPr>
          <w:rFonts w:ascii="Arial" w:eastAsia="Arial" w:hAnsi="Arial"/>
          <w:b/>
          <w:bCs/>
          <w:color w:val="000000" w:themeColor="text1"/>
          <w:sz w:val="24"/>
          <w:szCs w:val="24"/>
        </w:rPr>
        <w:t>Return of Sponsor Resources to the Sponsor and purchase of Sponsor Equipment by Clinical Organisation.</w:t>
      </w:r>
    </w:p>
    <w:p w14:paraId="32191375" w14:textId="364A8FCA" w:rsidR="00D90B60" w:rsidRPr="004962B0" w:rsidRDefault="00460174" w:rsidP="094368B2">
      <w:pPr>
        <w:spacing w:before="731" w:line="278" w:lineRule="exact"/>
        <w:ind w:left="648" w:right="62"/>
        <w:jc w:val="both"/>
        <w:textAlignment w:val="baseline"/>
        <w:rPr>
          <w:rFonts w:ascii="Arial" w:eastAsia="Arial" w:hAnsi="Arial"/>
          <w:color w:val="000000"/>
          <w:sz w:val="24"/>
          <w:szCs w:val="24"/>
        </w:rPr>
      </w:pPr>
      <w:r w:rsidRPr="094368B2">
        <w:rPr>
          <w:rFonts w:ascii="Arial" w:eastAsia="Arial" w:hAnsi="Arial"/>
          <w:color w:val="000000"/>
          <w:sz w:val="24"/>
          <w:szCs w:val="24"/>
        </w:rPr>
        <w:lastRenderedPageBreak/>
        <w:t xml:space="preserve">After completion of the Clinical Trial at the Site or at an earlier time specified by </w:t>
      </w:r>
      <w:r w:rsidR="003C3723" w:rsidRPr="094368B2">
        <w:rPr>
          <w:rFonts w:ascii="Arial" w:eastAsia="Arial" w:hAnsi="Arial"/>
          <w:color w:val="000000"/>
          <w:sz w:val="24"/>
          <w:szCs w:val="24"/>
        </w:rPr>
        <w:t xml:space="preserve">the </w:t>
      </w:r>
      <w:r w:rsidRPr="094368B2">
        <w:rPr>
          <w:rFonts w:ascii="Arial" w:eastAsia="Arial" w:hAnsi="Arial"/>
          <w:color w:val="000000"/>
          <w:sz w:val="24"/>
          <w:szCs w:val="24"/>
        </w:rPr>
        <w:t xml:space="preserve">Sponsor, the Sponsor will contact the </w:t>
      </w:r>
      <w:r w:rsidR="00D97F51" w:rsidRPr="094368B2">
        <w:rPr>
          <w:rFonts w:ascii="Arial" w:eastAsia="Arial" w:hAnsi="Arial"/>
          <w:color w:val="000000"/>
          <w:sz w:val="24"/>
          <w:szCs w:val="24"/>
        </w:rPr>
        <w:t xml:space="preserve">Clinical </w:t>
      </w:r>
      <w:r w:rsidRPr="094368B2">
        <w:rPr>
          <w:rFonts w:ascii="Arial" w:eastAsia="Arial" w:hAnsi="Arial"/>
          <w:color w:val="000000"/>
          <w:sz w:val="24"/>
          <w:szCs w:val="24"/>
        </w:rPr>
        <w:t xml:space="preserve">Organisation to make arrangements for return of any </w:t>
      </w:r>
      <w:r w:rsidRPr="094368B2">
        <w:rPr>
          <w:rFonts w:ascii="Arial" w:eastAsia="Arial" w:hAnsi="Arial"/>
          <w:color w:val="000000"/>
          <w:sz w:val="24"/>
          <w:szCs w:val="24"/>
          <w:highlight w:val="yellow"/>
        </w:rPr>
        <w:t>[</w:t>
      </w:r>
      <w:r w:rsidRPr="094368B2">
        <w:rPr>
          <w:rFonts w:ascii="Arial" w:eastAsia="Arial" w:hAnsi="Arial"/>
          <w:b/>
          <w:bCs/>
          <w:color w:val="000000"/>
          <w:sz w:val="24"/>
          <w:szCs w:val="24"/>
          <w:highlight w:val="yellow"/>
        </w:rPr>
        <w:t>Sponsor Equipment</w:t>
      </w:r>
      <w:r w:rsidRPr="094368B2">
        <w:rPr>
          <w:rFonts w:ascii="Arial" w:eastAsia="Arial" w:hAnsi="Arial"/>
          <w:color w:val="000000"/>
          <w:sz w:val="24"/>
          <w:szCs w:val="24"/>
          <w:highlight w:val="yellow"/>
        </w:rPr>
        <w:t>] [and] [</w:t>
      </w:r>
      <w:r w:rsidRPr="094368B2">
        <w:rPr>
          <w:rFonts w:ascii="Arial" w:eastAsia="Arial" w:hAnsi="Arial"/>
          <w:b/>
          <w:bCs/>
          <w:color w:val="000000"/>
          <w:sz w:val="24"/>
          <w:szCs w:val="24"/>
          <w:highlight w:val="yellow"/>
        </w:rPr>
        <w:t>Sponsor Resources</w:t>
      </w:r>
      <w:r w:rsidRPr="094368B2">
        <w:rPr>
          <w:rFonts w:ascii="Arial" w:eastAsia="Arial" w:hAnsi="Arial"/>
          <w:color w:val="000000"/>
          <w:sz w:val="24"/>
          <w:szCs w:val="24"/>
          <w:highlight w:val="yellow"/>
        </w:rPr>
        <w:t>],</w:t>
      </w:r>
      <w:r w:rsidRPr="094368B2">
        <w:rPr>
          <w:rFonts w:ascii="Arial" w:eastAsia="Arial" w:hAnsi="Arial"/>
          <w:color w:val="000000"/>
          <w:sz w:val="24"/>
          <w:szCs w:val="24"/>
        </w:rPr>
        <w:t xml:space="preserve"> at the expense of the Sponsor, to the Sponsor or a location designated by </w:t>
      </w:r>
      <w:r w:rsidR="00694BCC" w:rsidRPr="094368B2">
        <w:rPr>
          <w:rFonts w:ascii="Arial" w:eastAsia="Arial" w:hAnsi="Arial"/>
          <w:color w:val="000000"/>
          <w:sz w:val="24"/>
          <w:szCs w:val="24"/>
        </w:rPr>
        <w:t xml:space="preserve">the </w:t>
      </w:r>
      <w:r w:rsidRPr="094368B2">
        <w:rPr>
          <w:rFonts w:ascii="Arial" w:eastAsia="Arial" w:hAnsi="Arial"/>
          <w:color w:val="000000"/>
          <w:sz w:val="24"/>
          <w:szCs w:val="24"/>
        </w:rPr>
        <w:t xml:space="preserve">Sponsor. The </w:t>
      </w:r>
      <w:r w:rsidR="00427190" w:rsidRPr="094368B2">
        <w:rPr>
          <w:rFonts w:ascii="Arial" w:eastAsia="Arial" w:hAnsi="Arial"/>
          <w:color w:val="000000"/>
          <w:sz w:val="24"/>
          <w:szCs w:val="24"/>
        </w:rPr>
        <w:t xml:space="preserve">Clinical </w:t>
      </w:r>
      <w:r w:rsidRPr="094368B2">
        <w:rPr>
          <w:rFonts w:ascii="Arial" w:eastAsia="Arial" w:hAnsi="Arial"/>
          <w:color w:val="000000"/>
          <w:sz w:val="24"/>
          <w:szCs w:val="24"/>
        </w:rPr>
        <w:t xml:space="preserve">Organisation’s responsibilities under this Agreement for the </w:t>
      </w:r>
      <w:r w:rsidRPr="094368B2">
        <w:rPr>
          <w:rFonts w:ascii="Arial" w:eastAsia="Arial" w:hAnsi="Arial"/>
          <w:color w:val="000000"/>
          <w:sz w:val="24"/>
          <w:szCs w:val="24"/>
          <w:highlight w:val="yellow"/>
        </w:rPr>
        <w:t>[</w:t>
      </w:r>
      <w:r w:rsidRPr="094368B2">
        <w:rPr>
          <w:rFonts w:ascii="Arial" w:eastAsia="Arial" w:hAnsi="Arial"/>
          <w:b/>
          <w:bCs/>
          <w:color w:val="000000"/>
          <w:sz w:val="24"/>
          <w:szCs w:val="24"/>
          <w:highlight w:val="yellow"/>
        </w:rPr>
        <w:t>Sponsor Equipment</w:t>
      </w:r>
      <w:r w:rsidRPr="094368B2">
        <w:rPr>
          <w:rFonts w:ascii="Arial" w:eastAsia="Arial" w:hAnsi="Arial"/>
          <w:color w:val="000000"/>
          <w:sz w:val="24"/>
          <w:szCs w:val="24"/>
          <w:highlight w:val="yellow"/>
        </w:rPr>
        <w:t>] [and] [</w:t>
      </w:r>
      <w:r w:rsidRPr="094368B2">
        <w:rPr>
          <w:rFonts w:ascii="Arial" w:eastAsia="Arial" w:hAnsi="Arial"/>
          <w:b/>
          <w:bCs/>
          <w:color w:val="000000"/>
          <w:sz w:val="24"/>
          <w:szCs w:val="24"/>
          <w:highlight w:val="yellow"/>
        </w:rPr>
        <w:t>Sponsor Resources</w:t>
      </w:r>
      <w:r w:rsidRPr="094368B2">
        <w:rPr>
          <w:rFonts w:ascii="Arial" w:eastAsia="Arial" w:hAnsi="Arial"/>
          <w:color w:val="000000"/>
          <w:sz w:val="24"/>
          <w:szCs w:val="24"/>
          <w:highlight w:val="yellow"/>
        </w:rPr>
        <w:t>]</w:t>
      </w:r>
      <w:r w:rsidRPr="094368B2">
        <w:rPr>
          <w:rFonts w:ascii="Arial" w:eastAsia="Arial" w:hAnsi="Arial"/>
          <w:color w:val="000000"/>
          <w:sz w:val="24"/>
          <w:szCs w:val="24"/>
        </w:rPr>
        <w:t xml:space="preserve"> will cease or transfer to the Sponsor at the time of removal from the </w:t>
      </w:r>
      <w:r w:rsidR="00427190" w:rsidRPr="094368B2">
        <w:rPr>
          <w:rFonts w:ascii="Arial" w:eastAsia="Arial" w:hAnsi="Arial"/>
          <w:color w:val="000000"/>
          <w:sz w:val="24"/>
          <w:szCs w:val="24"/>
        </w:rPr>
        <w:t xml:space="preserve">Clinical </w:t>
      </w:r>
      <w:r w:rsidRPr="094368B2">
        <w:rPr>
          <w:rFonts w:ascii="Arial" w:eastAsia="Arial" w:hAnsi="Arial"/>
          <w:color w:val="000000"/>
          <w:sz w:val="24"/>
          <w:szCs w:val="24"/>
        </w:rPr>
        <w:t>Organisation.</w:t>
      </w:r>
    </w:p>
    <w:p w14:paraId="070C4C32" w14:textId="77777777" w:rsidR="00D90B60" w:rsidRPr="004962B0" w:rsidRDefault="094368B2" w:rsidP="094368B2">
      <w:pPr>
        <w:spacing w:before="246" w:line="275"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After completion of the Clinical Trial at the Site, the Sponsor will make Sponsor Equipment available for purchase by the Clinical Organisation at its then depreciated value. If Clinical Trial conduct </w:t>
      </w:r>
      <w:proofErr w:type="gramStart"/>
      <w:r w:rsidRPr="094368B2">
        <w:rPr>
          <w:rFonts w:ascii="Arial" w:eastAsia="Arial" w:hAnsi="Arial"/>
          <w:color w:val="000000" w:themeColor="text1"/>
          <w:sz w:val="24"/>
          <w:szCs w:val="24"/>
        </w:rPr>
        <w:t>is completed</w:t>
      </w:r>
      <w:proofErr w:type="gramEnd"/>
      <w:r w:rsidRPr="094368B2">
        <w:rPr>
          <w:rFonts w:ascii="Arial" w:eastAsia="Arial" w:hAnsi="Arial"/>
          <w:color w:val="000000" w:themeColor="text1"/>
          <w:sz w:val="24"/>
          <w:szCs w:val="24"/>
        </w:rPr>
        <w:t xml:space="preserve"> significantly earlier or later than originally estimated, the depreciated value identified in the table above will be adjusted accordingly. The Sponsor will ensure that any transfer of ownership </w:t>
      </w:r>
      <w:proofErr w:type="gramStart"/>
      <w:r w:rsidRPr="094368B2">
        <w:rPr>
          <w:rFonts w:ascii="Arial" w:eastAsia="Arial" w:hAnsi="Arial"/>
          <w:color w:val="000000" w:themeColor="text1"/>
          <w:sz w:val="24"/>
          <w:szCs w:val="24"/>
        </w:rPr>
        <w:t>is documented</w:t>
      </w:r>
      <w:proofErr w:type="gramEnd"/>
      <w:r w:rsidRPr="094368B2">
        <w:rPr>
          <w:rFonts w:ascii="Arial" w:eastAsia="Arial" w:hAnsi="Arial"/>
          <w:color w:val="000000" w:themeColor="text1"/>
          <w:sz w:val="24"/>
          <w:szCs w:val="24"/>
        </w:rPr>
        <w:t xml:space="preserve"> in writing.</w:t>
      </w:r>
    </w:p>
    <w:p w14:paraId="7DD3C1B9" w14:textId="77777777" w:rsidR="00D90B60" w:rsidRPr="004962B0" w:rsidRDefault="094368B2" w:rsidP="094368B2">
      <w:pPr>
        <w:spacing w:before="243" w:line="276"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If any Sponsor Equipment is so transferred, it will be transferred ‘as </w:t>
      </w:r>
      <w:bookmarkStart w:id="19" w:name="_Int_0P45zpni"/>
      <w:r w:rsidRPr="094368B2">
        <w:rPr>
          <w:rFonts w:ascii="Arial" w:eastAsia="Arial" w:hAnsi="Arial"/>
          <w:color w:val="000000" w:themeColor="text1"/>
          <w:sz w:val="24"/>
          <w:szCs w:val="24"/>
        </w:rPr>
        <w:t>is’</w:t>
      </w:r>
      <w:bookmarkEnd w:id="19"/>
      <w:r w:rsidRPr="094368B2">
        <w:rPr>
          <w:rFonts w:ascii="Arial" w:eastAsia="Arial" w:hAnsi="Arial"/>
          <w:color w:val="000000" w:themeColor="text1"/>
          <w:sz w:val="24"/>
          <w:szCs w:val="24"/>
        </w:rPr>
        <w:t xml:space="preserve"> and the Sponsor does not make any representation or provide any warranty of any kind concerning it.</w:t>
      </w:r>
    </w:p>
    <w:p w14:paraId="3FBBD2D0" w14:textId="77777777" w:rsidR="00D90B60" w:rsidRPr="004962B0" w:rsidRDefault="00736E94" w:rsidP="094368B2">
      <w:pPr>
        <w:tabs>
          <w:tab w:val="decimal" w:pos="288"/>
          <w:tab w:val="left" w:pos="648"/>
        </w:tabs>
        <w:spacing w:before="241" w:line="272" w:lineRule="exact"/>
        <w:ind w:left="72" w:right="62"/>
        <w:jc w:val="both"/>
        <w:textAlignment w:val="baseline"/>
        <w:rPr>
          <w:rFonts w:ascii="Arial" w:eastAsia="Arial" w:hAnsi="Arial"/>
          <w:color w:val="000000"/>
          <w:sz w:val="24"/>
          <w:szCs w:val="24"/>
        </w:rPr>
      </w:pPr>
      <w:r w:rsidRPr="004962B0">
        <w:rPr>
          <w:rFonts w:ascii="Arial" w:eastAsia="Arial" w:hAnsi="Arial"/>
          <w:color w:val="000000"/>
          <w:sz w:val="24"/>
        </w:rPr>
        <w:tab/>
      </w:r>
      <w:r w:rsidRPr="094368B2">
        <w:rPr>
          <w:rFonts w:ascii="Arial" w:eastAsia="Arial" w:hAnsi="Arial"/>
          <w:color w:val="000000"/>
          <w:sz w:val="24"/>
          <w:szCs w:val="24"/>
        </w:rPr>
        <w:t>5.</w:t>
      </w:r>
      <w:r w:rsidRPr="004962B0">
        <w:rPr>
          <w:rFonts w:ascii="Arial" w:eastAsia="Arial" w:hAnsi="Arial"/>
          <w:color w:val="000000"/>
          <w:sz w:val="24"/>
        </w:rPr>
        <w:tab/>
      </w:r>
      <w:r w:rsidRPr="094368B2">
        <w:rPr>
          <w:rFonts w:ascii="Arial" w:eastAsia="Arial" w:hAnsi="Arial"/>
          <w:color w:val="000000"/>
          <w:sz w:val="24"/>
          <w:szCs w:val="24"/>
        </w:rPr>
        <w:t>Vendor-Provided Equipment or Resources</w:t>
      </w:r>
    </w:p>
    <w:p w14:paraId="2393521A" w14:textId="77777777" w:rsidR="00D90B60" w:rsidRPr="004962B0" w:rsidRDefault="094368B2" w:rsidP="094368B2">
      <w:pPr>
        <w:tabs>
          <w:tab w:val="left" w:pos="1224"/>
        </w:tabs>
        <w:spacing w:before="235" w:line="298" w:lineRule="exact"/>
        <w:ind w:left="1224" w:right="62" w:hanging="576"/>
        <w:jc w:val="both"/>
        <w:textAlignment w:val="baseline"/>
        <w:rPr>
          <w:rFonts w:ascii="MS Gothic" w:eastAsia="MS Gothic" w:hAnsi="MS Gothic"/>
          <w:color w:val="000000"/>
          <w:sz w:val="24"/>
          <w:szCs w:val="24"/>
        </w:rPr>
      </w:pPr>
      <w:r w:rsidRPr="094368B2">
        <w:rPr>
          <w:rFonts w:ascii="MS Gothic" w:eastAsia="MS Gothic" w:hAnsi="MS Gothic"/>
          <w:color w:val="000000" w:themeColor="text1"/>
          <w:sz w:val="24"/>
          <w:szCs w:val="24"/>
        </w:rPr>
        <w:t>☐</w:t>
      </w:r>
      <w:r w:rsidR="00736E94">
        <w:tab/>
      </w:r>
      <w:r w:rsidRPr="094368B2">
        <w:rPr>
          <w:rFonts w:ascii="Arial" w:eastAsia="Arial" w:hAnsi="Arial"/>
          <w:color w:val="000000" w:themeColor="text1"/>
          <w:sz w:val="24"/>
          <w:szCs w:val="24"/>
        </w:rPr>
        <w:t xml:space="preserve">Please check this box if no Equipment or Resources </w:t>
      </w:r>
      <w:proofErr w:type="gramStart"/>
      <w:r w:rsidRPr="094368B2">
        <w:rPr>
          <w:rFonts w:ascii="Arial" w:eastAsia="Arial" w:hAnsi="Arial"/>
          <w:color w:val="000000" w:themeColor="text1"/>
          <w:sz w:val="24"/>
          <w:szCs w:val="24"/>
        </w:rPr>
        <w:t>will be provided</w:t>
      </w:r>
      <w:proofErr w:type="gramEnd"/>
      <w:r w:rsidRPr="094368B2">
        <w:rPr>
          <w:rFonts w:ascii="Arial" w:eastAsia="Arial" w:hAnsi="Arial"/>
          <w:color w:val="000000" w:themeColor="text1"/>
          <w:sz w:val="24"/>
          <w:szCs w:val="24"/>
        </w:rPr>
        <w:t xml:space="preserve"> by a Vendor</w:t>
      </w:r>
    </w:p>
    <w:p w14:paraId="65C16F6F" w14:textId="77777777" w:rsidR="00D90B60" w:rsidRDefault="00736E94" w:rsidP="00E17D5C">
      <w:pPr>
        <w:tabs>
          <w:tab w:val="decimal" w:pos="288"/>
          <w:tab w:val="left" w:pos="648"/>
        </w:tabs>
        <w:spacing w:before="235" w:line="278" w:lineRule="exact"/>
        <w:ind w:left="648" w:right="62" w:hanging="576"/>
        <w:jc w:val="both"/>
        <w:textAlignment w:val="baseline"/>
        <w:rPr>
          <w:rFonts w:ascii="Arial" w:eastAsia="Arial" w:hAnsi="Arial"/>
          <w:color w:val="000000"/>
          <w:sz w:val="24"/>
          <w:szCs w:val="24"/>
        </w:rPr>
      </w:pPr>
      <w:r w:rsidRPr="004962B0">
        <w:rPr>
          <w:rFonts w:ascii="Arial" w:eastAsia="Arial" w:hAnsi="Arial"/>
          <w:color w:val="000000"/>
          <w:sz w:val="24"/>
        </w:rPr>
        <w:tab/>
      </w:r>
      <w:r w:rsidRPr="094368B2">
        <w:rPr>
          <w:rFonts w:ascii="Arial" w:eastAsia="Arial" w:hAnsi="Arial"/>
          <w:color w:val="000000"/>
          <w:sz w:val="24"/>
          <w:szCs w:val="24"/>
        </w:rPr>
        <w:t>5.1</w:t>
      </w:r>
      <w:r w:rsidRPr="004962B0">
        <w:rPr>
          <w:rFonts w:ascii="Arial" w:eastAsia="Arial" w:hAnsi="Arial"/>
          <w:color w:val="000000"/>
          <w:sz w:val="24"/>
        </w:rPr>
        <w:tab/>
      </w:r>
      <w:r w:rsidR="005E7C87" w:rsidRPr="094368B2">
        <w:rPr>
          <w:rFonts w:ascii="Arial" w:eastAsia="Arial" w:hAnsi="Arial"/>
          <w:b/>
          <w:bCs/>
          <w:color w:val="000000"/>
          <w:sz w:val="24"/>
          <w:szCs w:val="24"/>
        </w:rPr>
        <w:t>The Sponsor</w:t>
      </w:r>
      <w:r w:rsidRPr="094368B2">
        <w:rPr>
          <w:rFonts w:ascii="Arial" w:eastAsia="Arial" w:hAnsi="Arial"/>
          <w:b/>
          <w:bCs/>
          <w:color w:val="000000"/>
          <w:sz w:val="24"/>
          <w:szCs w:val="24"/>
        </w:rPr>
        <w:t xml:space="preserve"> </w:t>
      </w:r>
      <w:r w:rsidRPr="094368B2">
        <w:rPr>
          <w:rFonts w:ascii="Arial" w:eastAsia="Arial" w:hAnsi="Arial"/>
          <w:color w:val="000000"/>
          <w:sz w:val="24"/>
          <w:szCs w:val="24"/>
        </w:rPr>
        <w:t>will arrange for a vendor to provide the following equipment</w:t>
      </w:r>
      <w:r w:rsidR="009A0FB9" w:rsidRPr="094368B2">
        <w:rPr>
          <w:rFonts w:ascii="Arial" w:eastAsia="Arial" w:hAnsi="Arial"/>
          <w:color w:val="000000"/>
          <w:sz w:val="24"/>
          <w:szCs w:val="24"/>
        </w:rPr>
        <w:t xml:space="preserve"> </w:t>
      </w:r>
      <w:r w:rsidRPr="094368B2">
        <w:rPr>
          <w:rFonts w:ascii="Arial" w:eastAsia="Arial" w:hAnsi="Arial"/>
          <w:color w:val="000000"/>
          <w:sz w:val="24"/>
          <w:szCs w:val="24"/>
        </w:rPr>
        <w:t>or proprietary materials (“</w:t>
      </w:r>
      <w:r w:rsidRPr="094368B2">
        <w:rPr>
          <w:rFonts w:ascii="Arial" w:eastAsia="Arial" w:hAnsi="Arial"/>
          <w:b/>
          <w:bCs/>
          <w:color w:val="000000"/>
          <w:sz w:val="24"/>
          <w:szCs w:val="24"/>
        </w:rPr>
        <w:t>Vendor Property</w:t>
      </w:r>
      <w:r w:rsidRPr="094368B2">
        <w:rPr>
          <w:rFonts w:ascii="Arial" w:eastAsia="Arial" w:hAnsi="Arial"/>
          <w:color w:val="000000"/>
          <w:sz w:val="24"/>
          <w:szCs w:val="24"/>
        </w:rPr>
        <w:t>”) for use in this Clinical Trial:</w:t>
      </w:r>
    </w:p>
    <w:p w14:paraId="6D376040" w14:textId="77777777" w:rsidR="00DF5BD4" w:rsidRPr="004962B0" w:rsidRDefault="00DF5BD4" w:rsidP="00E17D5C">
      <w:pPr>
        <w:tabs>
          <w:tab w:val="decimal" w:pos="288"/>
          <w:tab w:val="left" w:pos="648"/>
        </w:tabs>
        <w:spacing w:before="235" w:line="278" w:lineRule="exact"/>
        <w:ind w:left="648" w:right="62" w:hanging="576"/>
        <w:jc w:val="both"/>
        <w:textAlignment w:val="baseline"/>
        <w:rPr>
          <w:rFonts w:ascii="Arial" w:eastAsia="Arial" w:hAnsi="Arial"/>
          <w:color w:val="000000"/>
          <w:sz w:val="24"/>
          <w:szCs w:val="24"/>
        </w:rPr>
      </w:pPr>
    </w:p>
    <w:tbl>
      <w:tblPr>
        <w:tblW w:w="0" w:type="auto"/>
        <w:tblInd w:w="622" w:type="dxa"/>
        <w:tblLayout w:type="fixed"/>
        <w:tblCellMar>
          <w:left w:w="0" w:type="dxa"/>
          <w:right w:w="0" w:type="dxa"/>
        </w:tblCellMar>
        <w:tblLook w:val="04A0" w:firstRow="1" w:lastRow="0" w:firstColumn="1" w:lastColumn="0" w:noHBand="0" w:noVBand="1"/>
      </w:tblPr>
      <w:tblGrid>
        <w:gridCol w:w="586"/>
        <w:gridCol w:w="4252"/>
        <w:gridCol w:w="1844"/>
        <w:gridCol w:w="1853"/>
      </w:tblGrid>
      <w:tr w:rsidR="00501200" w14:paraId="79277EDD" w14:textId="77777777" w:rsidTr="094368B2">
        <w:trPr>
          <w:trHeight w:hRule="exact" w:val="816"/>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48DCD3CF" w14:textId="77777777" w:rsidR="00D90B60" w:rsidRPr="004962B0" w:rsidRDefault="094368B2" w:rsidP="094368B2">
            <w:pPr>
              <w:spacing w:before="258" w:after="275" w:line="278"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No.</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5AB687E9" w14:textId="77777777" w:rsidR="00D90B60" w:rsidRPr="004962B0" w:rsidRDefault="094368B2" w:rsidP="094368B2">
            <w:pPr>
              <w:spacing w:before="258" w:after="275" w:line="278"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Equipment</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2788DC13" w14:textId="77777777" w:rsidR="00D90B60" w:rsidRPr="004962B0" w:rsidRDefault="094368B2" w:rsidP="094368B2">
            <w:pPr>
              <w:spacing w:before="138" w:after="117" w:line="278" w:lineRule="exact"/>
              <w:ind w:left="36"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Estimated Original Value</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486F83FE" w14:textId="77777777" w:rsidR="00D90B60" w:rsidRPr="004962B0" w:rsidRDefault="094368B2" w:rsidP="094368B2">
            <w:pPr>
              <w:spacing w:before="258" w:after="275" w:line="278" w:lineRule="exact"/>
              <w:ind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Depreciation</w:t>
            </w:r>
          </w:p>
        </w:tc>
      </w:tr>
      <w:tr w:rsidR="00501200" w14:paraId="1AC05BB4" w14:textId="77777777" w:rsidTr="094368B2">
        <w:trPr>
          <w:trHeight w:hRule="exact" w:val="528"/>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7B3ACB15" w14:textId="77777777" w:rsidR="00D90B60" w:rsidRPr="004962B0" w:rsidRDefault="094368B2" w:rsidP="094368B2">
            <w:pPr>
              <w:numPr>
                <w:ilvl w:val="0"/>
                <w:numId w:val="27"/>
              </w:numPr>
              <w:spacing w:before="135" w:after="120" w:line="272"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8DECED"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C70328"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1D1052D"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r w:rsidR="00501200" w14:paraId="35758B49" w14:textId="77777777" w:rsidTr="094368B2">
        <w:trPr>
          <w:trHeight w:hRule="exact" w:val="533"/>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608ABF63" w14:textId="77777777" w:rsidR="00D90B60" w:rsidRPr="004962B0" w:rsidRDefault="094368B2" w:rsidP="094368B2">
            <w:pPr>
              <w:numPr>
                <w:ilvl w:val="0"/>
                <w:numId w:val="27"/>
              </w:numPr>
              <w:spacing w:before="140" w:after="120" w:line="272"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DD1F3E"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F04650A"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6A51077"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r w:rsidR="00501200" w14:paraId="179DCCD0" w14:textId="77777777" w:rsidTr="094368B2">
        <w:trPr>
          <w:trHeight w:hRule="exact" w:val="533"/>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796D3247" w14:textId="77777777" w:rsidR="00D90B60" w:rsidRPr="004962B0" w:rsidRDefault="094368B2" w:rsidP="094368B2">
            <w:pPr>
              <w:numPr>
                <w:ilvl w:val="0"/>
                <w:numId w:val="27"/>
              </w:numPr>
              <w:spacing w:before="140" w:after="120" w:line="272"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2EC7EC"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B8ABEF"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A8CBC2"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r w:rsidR="00501200" w14:paraId="70BFDE2B" w14:textId="77777777" w:rsidTr="094368B2">
        <w:trPr>
          <w:trHeight w:hRule="exact" w:val="528"/>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1BC6FA4B" w14:textId="77777777" w:rsidR="00D90B60" w:rsidRPr="004962B0" w:rsidRDefault="094368B2" w:rsidP="094368B2">
            <w:pPr>
              <w:numPr>
                <w:ilvl w:val="0"/>
                <w:numId w:val="27"/>
              </w:numPr>
              <w:spacing w:before="135" w:after="110" w:line="272"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B7CC199"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1BE6D2"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72D0C5"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r w:rsidR="00501200" w14:paraId="47ACDBCE" w14:textId="77777777" w:rsidTr="094368B2">
        <w:trPr>
          <w:trHeight w:hRule="exact" w:val="532"/>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0BBB1834" w14:textId="77777777" w:rsidR="00D90B60" w:rsidRPr="004962B0" w:rsidRDefault="094368B2" w:rsidP="094368B2">
            <w:pPr>
              <w:numPr>
                <w:ilvl w:val="0"/>
                <w:numId w:val="27"/>
              </w:numPr>
              <w:spacing w:before="140" w:after="110" w:line="272"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9C2AAE"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91E19FF"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D81BBC"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r w:rsidR="00501200" w14:paraId="113A3D15" w14:textId="77777777" w:rsidTr="094368B2">
        <w:trPr>
          <w:trHeight w:hRule="exact" w:val="538"/>
        </w:trPr>
        <w:tc>
          <w:tcPr>
            <w:tcW w:w="586" w:type="dxa"/>
            <w:tcBorders>
              <w:top w:val="single" w:sz="7" w:space="0" w:color="000000" w:themeColor="text1"/>
              <w:left w:val="single" w:sz="7" w:space="0" w:color="000000" w:themeColor="text1"/>
              <w:bottom w:val="single" w:sz="7" w:space="0" w:color="000000" w:themeColor="text1"/>
              <w:right w:val="single" w:sz="7" w:space="0" w:color="000000" w:themeColor="text1"/>
            </w:tcBorders>
            <w:vAlign w:val="center"/>
          </w:tcPr>
          <w:p w14:paraId="4D7945E0" w14:textId="77777777" w:rsidR="00D90B60" w:rsidRPr="004962B0" w:rsidRDefault="094368B2" w:rsidP="094368B2">
            <w:pPr>
              <w:numPr>
                <w:ilvl w:val="0"/>
                <w:numId w:val="27"/>
              </w:numPr>
              <w:spacing w:before="136" w:after="129" w:line="272" w:lineRule="exact"/>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4252"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7A8CA0"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44"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719F55"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c>
          <w:tcPr>
            <w:tcW w:w="1853"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FA451C" w14:textId="77777777" w:rsidR="00D90B60" w:rsidRPr="004962B0" w:rsidRDefault="094368B2" w:rsidP="094368B2">
            <w:pPr>
              <w:ind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 </w:t>
            </w:r>
          </w:p>
        </w:tc>
      </w:tr>
    </w:tbl>
    <w:p w14:paraId="0246167D" w14:textId="77777777" w:rsidR="00D90B60" w:rsidRPr="004962B0" w:rsidRDefault="00D90B60" w:rsidP="00B04463">
      <w:pPr>
        <w:spacing w:after="228" w:line="20" w:lineRule="exact"/>
        <w:ind w:right="62"/>
        <w:jc w:val="both"/>
      </w:pPr>
    </w:p>
    <w:p w14:paraId="55D9744E" w14:textId="77777777" w:rsidR="00D90B60" w:rsidRPr="004962B0" w:rsidRDefault="094368B2" w:rsidP="094368B2">
      <w:pPr>
        <w:spacing w:line="273" w:lineRule="exact"/>
        <w:ind w:left="648" w:right="62"/>
        <w:jc w:val="both"/>
        <w:textAlignment w:val="baseline"/>
        <w:rPr>
          <w:rFonts w:ascii="Arial" w:eastAsia="Arial" w:hAnsi="Arial"/>
          <w:b/>
          <w:bCs/>
          <w:color w:val="000000"/>
          <w:sz w:val="24"/>
          <w:szCs w:val="24"/>
        </w:rPr>
      </w:pPr>
      <w:r w:rsidRPr="094368B2">
        <w:rPr>
          <w:rFonts w:ascii="Arial" w:eastAsia="Arial" w:hAnsi="Arial"/>
          <w:b/>
          <w:bCs/>
          <w:color w:val="000000" w:themeColor="text1"/>
          <w:sz w:val="24"/>
          <w:szCs w:val="24"/>
        </w:rPr>
        <w:t>Permitted Uses of Vendor Property</w:t>
      </w:r>
    </w:p>
    <w:p w14:paraId="124FA557" w14:textId="77777777" w:rsidR="00D90B60" w:rsidRPr="004962B0" w:rsidRDefault="094368B2" w:rsidP="094368B2">
      <w:pPr>
        <w:spacing w:before="237" w:after="226" w:line="278"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The Clinical Organisation will use Vendor Property only for purposes of this Clinical Trial.</w:t>
      </w:r>
    </w:p>
    <w:p w14:paraId="1486AC49" w14:textId="77777777" w:rsidR="00D90B60" w:rsidRPr="004962B0" w:rsidRDefault="00736E94" w:rsidP="094368B2">
      <w:pPr>
        <w:shd w:val="clear" w:color="auto" w:fill="FFFF00"/>
        <w:spacing w:after="244" w:line="278" w:lineRule="exact"/>
        <w:ind w:left="637" w:right="62"/>
        <w:jc w:val="both"/>
        <w:textAlignment w:val="baseline"/>
        <w:rPr>
          <w:rFonts w:ascii="Arial" w:eastAsia="Arial" w:hAnsi="Arial"/>
          <w:b/>
          <w:bCs/>
          <w:color w:val="000000"/>
          <w:spacing w:val="-3"/>
          <w:sz w:val="24"/>
          <w:szCs w:val="24"/>
        </w:rPr>
      </w:pPr>
      <w:r w:rsidRPr="094368B2">
        <w:rPr>
          <w:rFonts w:ascii="Arial" w:eastAsia="Arial" w:hAnsi="Arial"/>
          <w:b/>
          <w:bCs/>
          <w:color w:val="000000"/>
          <w:spacing w:val="-3"/>
          <w:sz w:val="24"/>
          <w:szCs w:val="24"/>
        </w:rPr>
        <w:t>[Alternatively, specify permitted uses.]</w:t>
      </w:r>
    </w:p>
    <w:p w14:paraId="0D8C3068" w14:textId="77777777" w:rsidR="00D90B60" w:rsidRPr="004962B0" w:rsidRDefault="00D90B60" w:rsidP="094368B2">
      <w:pPr>
        <w:tabs>
          <w:tab w:val="left" w:pos="648"/>
        </w:tabs>
        <w:spacing w:before="2" w:line="272" w:lineRule="exact"/>
        <w:ind w:left="72" w:right="62"/>
        <w:jc w:val="both"/>
        <w:textAlignment w:val="baseline"/>
        <w:rPr>
          <w:rFonts w:ascii="Arial" w:eastAsia="Arial" w:hAnsi="Arial"/>
          <w:color w:val="000000"/>
          <w:sz w:val="24"/>
          <w:szCs w:val="24"/>
        </w:rPr>
      </w:pPr>
    </w:p>
    <w:p w14:paraId="5629CEFC" w14:textId="77777777" w:rsidR="00D90B60" w:rsidRPr="004962B0" w:rsidRDefault="00D90B60" w:rsidP="00B04463">
      <w:pPr>
        <w:ind w:right="62"/>
        <w:jc w:val="both"/>
        <w:sectPr w:rsidR="00D90B60" w:rsidRPr="004962B0" w:rsidSect="005F62C9">
          <w:pgSz w:w="11909" w:h="16838"/>
          <w:pgMar w:top="624" w:right="1061" w:bottom="1162" w:left="1288" w:header="720" w:footer="720" w:gutter="0"/>
          <w:cols w:space="720"/>
        </w:sectPr>
      </w:pPr>
    </w:p>
    <w:p w14:paraId="1CF68525" w14:textId="77777777" w:rsidR="000B26E9" w:rsidRPr="004962B0" w:rsidRDefault="000B26E9" w:rsidP="094368B2">
      <w:pPr>
        <w:tabs>
          <w:tab w:val="decimal" w:pos="216"/>
          <w:tab w:val="left" w:pos="648"/>
        </w:tabs>
        <w:spacing w:line="271" w:lineRule="exact"/>
        <w:ind w:left="72" w:right="62"/>
        <w:jc w:val="both"/>
        <w:textAlignment w:val="baseline"/>
        <w:rPr>
          <w:rFonts w:ascii="Arial" w:eastAsia="Arial" w:hAnsi="Arial"/>
          <w:color w:val="000000"/>
          <w:sz w:val="24"/>
          <w:szCs w:val="24"/>
        </w:rPr>
      </w:pPr>
    </w:p>
    <w:p w14:paraId="385EAFFD" w14:textId="36E7D1C5" w:rsidR="000B26E9" w:rsidRPr="004962B0" w:rsidRDefault="004D1151" w:rsidP="2D24E174">
      <w:pPr>
        <w:tabs>
          <w:tab w:val="decimal" w:pos="216"/>
          <w:tab w:val="left" w:pos="648"/>
        </w:tabs>
        <w:spacing w:line="271" w:lineRule="exact"/>
        <w:ind w:left="72" w:right="62"/>
        <w:jc w:val="both"/>
        <w:textAlignment w:val="baseline"/>
        <w:rPr>
          <w:rFonts w:ascii="Arial" w:eastAsia="Arial" w:hAnsi="Arial"/>
          <w:color w:val="000000"/>
          <w:sz w:val="24"/>
          <w:szCs w:val="24"/>
        </w:rPr>
      </w:pPr>
      <w:r w:rsidRPr="2D24E174">
        <w:rPr>
          <w:rFonts w:ascii="Arial" w:eastAsia="Arial" w:hAnsi="Arial"/>
          <w:color w:val="000000"/>
          <w:sz w:val="24"/>
          <w:szCs w:val="24"/>
        </w:rPr>
        <w:t>6.</w:t>
      </w:r>
      <w:r w:rsidRPr="004962B0">
        <w:rPr>
          <w:rFonts w:ascii="Arial" w:eastAsia="Arial" w:hAnsi="Arial"/>
          <w:color w:val="000000"/>
          <w:sz w:val="24"/>
        </w:rPr>
        <w:tab/>
      </w:r>
      <w:r w:rsidRPr="2D24E174">
        <w:rPr>
          <w:rFonts w:ascii="Arial" w:eastAsia="Arial" w:hAnsi="Arial"/>
          <w:color w:val="000000"/>
          <w:sz w:val="24"/>
          <w:szCs w:val="24"/>
        </w:rPr>
        <w:t>Disposition of Vendor’s Property</w:t>
      </w:r>
      <w:r w:rsidR="00460174" w:rsidRPr="004962B0">
        <w:rPr>
          <w:rFonts w:ascii="Arial" w:eastAsia="Arial" w:hAnsi="Arial"/>
          <w:color w:val="000000"/>
          <w:sz w:val="24"/>
        </w:rPr>
        <w:tab/>
      </w:r>
    </w:p>
    <w:p w14:paraId="239244B2" w14:textId="77777777" w:rsidR="000B26E9" w:rsidRPr="004962B0" w:rsidRDefault="000B26E9" w:rsidP="094368B2">
      <w:pPr>
        <w:tabs>
          <w:tab w:val="decimal" w:pos="216"/>
          <w:tab w:val="left" w:pos="648"/>
        </w:tabs>
        <w:spacing w:line="271" w:lineRule="exact"/>
        <w:ind w:left="72" w:right="62"/>
        <w:jc w:val="both"/>
        <w:textAlignment w:val="baseline"/>
        <w:rPr>
          <w:rFonts w:ascii="Arial" w:eastAsia="Arial" w:hAnsi="Arial"/>
          <w:color w:val="000000"/>
          <w:sz w:val="24"/>
          <w:szCs w:val="24"/>
        </w:rPr>
      </w:pPr>
    </w:p>
    <w:p w14:paraId="3D621497" w14:textId="77777777" w:rsidR="00D90B60" w:rsidRPr="004962B0" w:rsidRDefault="094368B2" w:rsidP="094368B2">
      <w:pPr>
        <w:spacing w:line="271" w:lineRule="exact"/>
        <w:ind w:left="72"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6.1    The Vendor will determine the disposition of Vendor Property after completion of</w:t>
      </w:r>
    </w:p>
    <w:p w14:paraId="76BCB9F9" w14:textId="77777777" w:rsidR="00D90B60" w:rsidRPr="004962B0" w:rsidRDefault="094368B2" w:rsidP="094368B2">
      <w:pPr>
        <w:spacing w:before="7" w:line="271" w:lineRule="exact"/>
        <w:ind w:left="648" w:right="62"/>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the</w:t>
      </w:r>
      <w:proofErr w:type="gramEnd"/>
      <w:r w:rsidRPr="094368B2">
        <w:rPr>
          <w:rFonts w:ascii="Arial" w:eastAsia="Arial" w:hAnsi="Arial"/>
          <w:color w:val="000000" w:themeColor="text1"/>
          <w:sz w:val="24"/>
          <w:szCs w:val="24"/>
        </w:rPr>
        <w:t xml:space="preserve"> Clinical Trial at the Site.</w:t>
      </w:r>
    </w:p>
    <w:p w14:paraId="41376C7C" w14:textId="77777777" w:rsidR="00D90B60" w:rsidRPr="004962B0" w:rsidRDefault="00736E94" w:rsidP="094368B2">
      <w:pPr>
        <w:tabs>
          <w:tab w:val="decimal" w:pos="216"/>
          <w:tab w:val="left" w:pos="648"/>
        </w:tabs>
        <w:spacing w:before="248" w:line="271" w:lineRule="exact"/>
        <w:ind w:left="72" w:right="62"/>
        <w:jc w:val="both"/>
        <w:textAlignment w:val="baseline"/>
        <w:rPr>
          <w:rFonts w:ascii="Arial" w:eastAsia="Arial" w:hAnsi="Arial"/>
          <w:color w:val="000000"/>
          <w:sz w:val="24"/>
          <w:szCs w:val="24"/>
        </w:rPr>
      </w:pPr>
      <w:r w:rsidRPr="004962B0">
        <w:rPr>
          <w:rFonts w:ascii="Arial" w:eastAsia="Arial" w:hAnsi="Arial"/>
          <w:color w:val="000000"/>
          <w:sz w:val="24"/>
        </w:rPr>
        <w:tab/>
      </w:r>
      <w:r w:rsidRPr="094368B2">
        <w:rPr>
          <w:rFonts w:ascii="Arial" w:eastAsia="Arial" w:hAnsi="Arial"/>
          <w:color w:val="000000"/>
          <w:sz w:val="24"/>
          <w:szCs w:val="24"/>
        </w:rPr>
        <w:t>7.</w:t>
      </w:r>
      <w:r w:rsidRPr="004962B0">
        <w:rPr>
          <w:rFonts w:ascii="Arial" w:eastAsia="Arial" w:hAnsi="Arial"/>
          <w:color w:val="000000"/>
          <w:sz w:val="24"/>
        </w:rPr>
        <w:tab/>
      </w:r>
      <w:r w:rsidRPr="094368B2">
        <w:rPr>
          <w:rFonts w:ascii="Arial" w:eastAsia="Arial" w:hAnsi="Arial"/>
          <w:color w:val="000000"/>
          <w:sz w:val="24"/>
          <w:szCs w:val="24"/>
        </w:rPr>
        <w:t>Ownership, Responsibilities, and Liability</w:t>
      </w:r>
    </w:p>
    <w:p w14:paraId="0649A199" w14:textId="77777777" w:rsidR="00D90B60" w:rsidRPr="004962B0" w:rsidRDefault="094368B2" w:rsidP="094368B2">
      <w:pPr>
        <w:spacing w:before="240" w:line="276" w:lineRule="exact"/>
        <w:ind w:left="648" w:right="62" w:hanging="576"/>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 xml:space="preserve">7.1 </w:t>
      </w:r>
      <w:r w:rsidR="00736E94">
        <w:tab/>
      </w:r>
      <w:r w:rsidRPr="094368B2">
        <w:rPr>
          <w:rFonts w:ascii="Arial" w:eastAsia="Arial" w:hAnsi="Arial"/>
          <w:b/>
          <w:bCs/>
          <w:color w:val="000000" w:themeColor="text1"/>
          <w:sz w:val="24"/>
          <w:szCs w:val="24"/>
        </w:rPr>
        <w:t>Ownership</w:t>
      </w:r>
      <w:r w:rsidRPr="094368B2">
        <w:rPr>
          <w:rFonts w:ascii="Arial" w:eastAsia="Arial" w:hAnsi="Arial"/>
          <w:color w:val="000000" w:themeColor="text1"/>
          <w:sz w:val="24"/>
          <w:szCs w:val="24"/>
        </w:rPr>
        <w:t>: Sponsor Equipment and Sponsor Resources and Vendor Property are and remain for the duration of the Clinical Trial at the Clinical Organisation, the property of the Sponsor, the Vendor or the licensor, as the case may be.</w:t>
      </w:r>
    </w:p>
    <w:p w14:paraId="51C9282C" w14:textId="77777777" w:rsidR="00D90B60" w:rsidRPr="004962B0" w:rsidRDefault="00736E94" w:rsidP="094368B2">
      <w:pPr>
        <w:spacing w:before="237" w:after="227" w:line="276" w:lineRule="exact"/>
        <w:ind w:left="72" w:right="62"/>
        <w:jc w:val="both"/>
        <w:textAlignment w:val="baseline"/>
        <w:rPr>
          <w:rFonts w:ascii="Arial" w:eastAsia="Arial" w:hAnsi="Arial"/>
          <w:color w:val="000000"/>
          <w:spacing w:val="3"/>
          <w:sz w:val="24"/>
          <w:szCs w:val="24"/>
        </w:rPr>
      </w:pPr>
      <w:r w:rsidRPr="094368B2">
        <w:rPr>
          <w:rFonts w:ascii="Arial" w:eastAsia="Arial" w:hAnsi="Arial"/>
          <w:color w:val="000000"/>
          <w:spacing w:val="3"/>
          <w:sz w:val="24"/>
          <w:szCs w:val="24"/>
        </w:rPr>
        <w:t xml:space="preserve">7.2 </w:t>
      </w:r>
      <w:r w:rsidR="000B26E9" w:rsidRPr="004962B0">
        <w:rPr>
          <w:rFonts w:ascii="Arial" w:eastAsia="Arial" w:hAnsi="Arial"/>
          <w:color w:val="000000"/>
          <w:spacing w:val="3"/>
          <w:sz w:val="24"/>
        </w:rPr>
        <w:tab/>
      </w:r>
      <w:r w:rsidRPr="094368B2">
        <w:rPr>
          <w:rFonts w:ascii="Arial" w:eastAsia="Arial" w:hAnsi="Arial"/>
          <w:b/>
          <w:bCs/>
          <w:color w:val="000000"/>
          <w:spacing w:val="3"/>
          <w:sz w:val="24"/>
          <w:szCs w:val="24"/>
        </w:rPr>
        <w:t>Liability</w:t>
      </w:r>
      <w:r w:rsidRPr="094368B2">
        <w:rPr>
          <w:rFonts w:ascii="Arial" w:eastAsia="Arial" w:hAnsi="Arial"/>
          <w:color w:val="000000"/>
          <w:spacing w:val="3"/>
          <w:sz w:val="24"/>
          <w:szCs w:val="24"/>
        </w:rPr>
        <w:t>: Equipment and Resources Only.</w:t>
      </w:r>
    </w:p>
    <w:p w14:paraId="2D1705AA" w14:textId="77777777" w:rsidR="00D90B60" w:rsidRPr="004962B0" w:rsidRDefault="00736E94" w:rsidP="094368B2">
      <w:pPr>
        <w:shd w:val="clear" w:color="auto" w:fill="FFFF00"/>
        <w:spacing w:after="279" w:line="271" w:lineRule="exact"/>
        <w:ind w:left="637" w:right="62"/>
        <w:jc w:val="both"/>
        <w:textAlignment w:val="baseline"/>
        <w:rPr>
          <w:rFonts w:ascii="Arial" w:eastAsia="Arial" w:hAnsi="Arial"/>
          <w:b/>
          <w:bCs/>
          <w:color w:val="000000"/>
          <w:spacing w:val="-2"/>
          <w:sz w:val="24"/>
          <w:szCs w:val="24"/>
        </w:rPr>
      </w:pPr>
      <w:r w:rsidRPr="094368B2">
        <w:rPr>
          <w:rFonts w:ascii="Arial" w:eastAsia="Arial" w:hAnsi="Arial"/>
          <w:b/>
          <w:bCs/>
          <w:color w:val="000000"/>
          <w:spacing w:val="-2"/>
          <w:sz w:val="24"/>
          <w:szCs w:val="24"/>
        </w:rPr>
        <w:t xml:space="preserve">Alternative #1 </w:t>
      </w:r>
      <w:r w:rsidRPr="094368B2">
        <w:rPr>
          <w:rFonts w:ascii="Arial" w:eastAsia="Arial" w:hAnsi="Arial"/>
          <w:b/>
          <w:bCs/>
          <w:color w:val="000000"/>
          <w:spacing w:val="-2"/>
          <w:sz w:val="26"/>
          <w:szCs w:val="26"/>
        </w:rPr>
        <w:t xml:space="preserve">– </w:t>
      </w:r>
      <w:r w:rsidRPr="094368B2">
        <w:rPr>
          <w:rFonts w:ascii="Arial" w:eastAsia="Arial" w:hAnsi="Arial"/>
          <w:b/>
          <w:bCs/>
          <w:color w:val="000000"/>
          <w:spacing w:val="-2"/>
          <w:sz w:val="24"/>
          <w:szCs w:val="24"/>
        </w:rPr>
        <w:t>indemnity provided by this Appendix 5</w:t>
      </w:r>
    </w:p>
    <w:p w14:paraId="674110E3" w14:textId="77777777" w:rsidR="00D90B60" w:rsidRPr="004962B0" w:rsidRDefault="005E7C87" w:rsidP="094368B2">
      <w:pPr>
        <w:spacing w:line="256" w:lineRule="exact"/>
        <w:ind w:left="648" w:right="62"/>
        <w:jc w:val="both"/>
        <w:textAlignment w:val="baseline"/>
        <w:rPr>
          <w:rFonts w:ascii="Arial" w:eastAsia="Arial" w:hAnsi="Arial"/>
          <w:color w:val="000000"/>
          <w:spacing w:val="-2"/>
          <w:sz w:val="24"/>
          <w:szCs w:val="24"/>
          <w:highlight w:val="yellow"/>
        </w:rPr>
      </w:pPr>
      <w:r w:rsidRPr="094368B2">
        <w:rPr>
          <w:rFonts w:ascii="Arial" w:eastAsia="Arial" w:hAnsi="Arial"/>
          <w:color w:val="000000"/>
          <w:spacing w:val="-2"/>
          <w:sz w:val="24"/>
          <w:szCs w:val="24"/>
        </w:rPr>
        <w:t>The Sponsor has</w:t>
      </w:r>
      <w:r w:rsidR="00736E94" w:rsidRPr="094368B2">
        <w:rPr>
          <w:rFonts w:ascii="Arial" w:eastAsia="Arial" w:hAnsi="Arial"/>
          <w:color w:val="000000"/>
          <w:spacing w:val="-2"/>
          <w:sz w:val="24"/>
          <w:szCs w:val="24"/>
        </w:rPr>
        <w:t xml:space="preserve"> no liability for damages of any sort, including personal injury or property damage resulting from the use of </w:t>
      </w:r>
      <w:r w:rsidR="00736E94" w:rsidRPr="094368B2">
        <w:rPr>
          <w:rFonts w:ascii="Arial" w:eastAsia="Arial" w:hAnsi="Arial"/>
          <w:color w:val="000000"/>
          <w:spacing w:val="-2"/>
          <w:sz w:val="24"/>
          <w:szCs w:val="24"/>
          <w:highlight w:val="yellow"/>
        </w:rPr>
        <w:t>[</w:t>
      </w:r>
      <w:r w:rsidRPr="094368B2">
        <w:rPr>
          <w:rFonts w:ascii="Arial" w:eastAsia="Arial" w:hAnsi="Arial"/>
          <w:b/>
          <w:bCs/>
          <w:color w:val="000000"/>
          <w:spacing w:val="-2"/>
          <w:sz w:val="24"/>
          <w:szCs w:val="24"/>
          <w:highlight w:val="yellow"/>
        </w:rPr>
        <w:t>Sponsor</w:t>
      </w:r>
      <w:r w:rsidR="00736E94" w:rsidRPr="094368B2">
        <w:rPr>
          <w:rFonts w:ascii="Arial" w:eastAsia="Arial" w:hAnsi="Arial"/>
          <w:b/>
          <w:bCs/>
          <w:color w:val="000000"/>
          <w:spacing w:val="-2"/>
          <w:sz w:val="24"/>
          <w:szCs w:val="24"/>
          <w:highlight w:val="yellow"/>
        </w:rPr>
        <w:t xml:space="preserve"> Equipment</w:t>
      </w:r>
      <w:r w:rsidR="00736E94" w:rsidRPr="094368B2">
        <w:rPr>
          <w:rFonts w:ascii="Arial" w:eastAsia="Arial" w:hAnsi="Arial"/>
          <w:color w:val="000000"/>
          <w:spacing w:val="-2"/>
          <w:sz w:val="24"/>
          <w:szCs w:val="24"/>
          <w:highlight w:val="yellow"/>
        </w:rPr>
        <w:t>],</w:t>
      </w:r>
    </w:p>
    <w:p w14:paraId="4631D544" w14:textId="77777777" w:rsidR="00D90B60" w:rsidRPr="004962B0" w:rsidRDefault="094368B2" w:rsidP="094368B2">
      <w:pPr>
        <w:spacing w:line="273" w:lineRule="exact"/>
        <w:ind w:left="648" w:right="62"/>
        <w:jc w:val="both"/>
        <w:textAlignment w:val="baseline"/>
        <w:rPr>
          <w:rFonts w:ascii="Arial" w:eastAsia="Arial" w:hAnsi="Arial"/>
          <w:color w:val="000000"/>
          <w:sz w:val="24"/>
          <w:szCs w:val="24"/>
        </w:rPr>
      </w:pPr>
      <w:r w:rsidRPr="094368B2">
        <w:rPr>
          <w:rFonts w:ascii="Arial" w:eastAsia="Arial" w:hAnsi="Arial"/>
          <w:color w:val="000000" w:themeColor="text1"/>
          <w:sz w:val="24"/>
          <w:szCs w:val="24"/>
          <w:highlight w:val="yellow"/>
        </w:rPr>
        <w:t>[</w:t>
      </w:r>
      <w:r w:rsidRPr="094368B2">
        <w:rPr>
          <w:rFonts w:ascii="Arial" w:eastAsia="Arial" w:hAnsi="Arial"/>
          <w:b/>
          <w:bCs/>
          <w:color w:val="000000" w:themeColor="text1"/>
          <w:sz w:val="24"/>
          <w:szCs w:val="24"/>
          <w:highlight w:val="yellow"/>
        </w:rPr>
        <w:t>Sponsor Resources</w:t>
      </w:r>
      <w:r w:rsidRPr="094368B2">
        <w:rPr>
          <w:rFonts w:ascii="Arial" w:eastAsia="Arial" w:hAnsi="Arial"/>
          <w:color w:val="000000" w:themeColor="text1"/>
          <w:sz w:val="24"/>
          <w:szCs w:val="24"/>
          <w:highlight w:val="yellow"/>
        </w:rPr>
        <w:t>] [</w:t>
      </w:r>
      <w:proofErr w:type="gramStart"/>
      <w:r w:rsidRPr="094368B2">
        <w:rPr>
          <w:rFonts w:ascii="Arial" w:eastAsia="Arial" w:hAnsi="Arial"/>
          <w:color w:val="000000" w:themeColor="text1"/>
          <w:sz w:val="24"/>
          <w:szCs w:val="24"/>
          <w:highlight w:val="yellow"/>
        </w:rPr>
        <w:t>or</w:t>
      </w:r>
      <w:proofErr w:type="gramEnd"/>
      <w:r w:rsidRPr="094368B2">
        <w:rPr>
          <w:rFonts w:ascii="Arial" w:eastAsia="Arial" w:hAnsi="Arial"/>
          <w:color w:val="000000" w:themeColor="text1"/>
          <w:sz w:val="24"/>
          <w:szCs w:val="24"/>
          <w:highlight w:val="yellow"/>
        </w:rPr>
        <w:t>] [</w:t>
      </w:r>
      <w:r w:rsidRPr="094368B2">
        <w:rPr>
          <w:rFonts w:ascii="Arial" w:eastAsia="Arial" w:hAnsi="Arial"/>
          <w:b/>
          <w:bCs/>
          <w:color w:val="000000" w:themeColor="text1"/>
          <w:sz w:val="24"/>
          <w:szCs w:val="24"/>
          <w:highlight w:val="yellow"/>
        </w:rPr>
        <w:t>Vendor Property</w:t>
      </w:r>
      <w:r w:rsidRPr="094368B2">
        <w:rPr>
          <w:rFonts w:ascii="Arial" w:eastAsia="Arial" w:hAnsi="Arial"/>
          <w:color w:val="000000" w:themeColor="text1"/>
          <w:sz w:val="24"/>
          <w:szCs w:val="24"/>
          <w:highlight w:val="yellow"/>
        </w:rPr>
        <w:t>]</w:t>
      </w:r>
      <w:r w:rsidRPr="094368B2">
        <w:rPr>
          <w:rFonts w:ascii="Arial" w:eastAsia="Arial" w:hAnsi="Arial"/>
          <w:color w:val="000000" w:themeColor="text1"/>
          <w:sz w:val="24"/>
          <w:szCs w:val="24"/>
        </w:rPr>
        <w:t xml:space="preserve"> except to the extent that:</w:t>
      </w:r>
    </w:p>
    <w:p w14:paraId="00CF74C3" w14:textId="77777777" w:rsidR="00D90B60" w:rsidRPr="004962B0" w:rsidRDefault="094368B2" w:rsidP="094368B2">
      <w:pPr>
        <w:numPr>
          <w:ilvl w:val="0"/>
          <w:numId w:val="28"/>
        </w:numPr>
        <w:tabs>
          <w:tab w:val="clear" w:pos="288"/>
          <w:tab w:val="left" w:pos="936"/>
        </w:tabs>
        <w:spacing w:before="126" w:line="273" w:lineRule="exact"/>
        <w:ind w:left="936" w:right="62" w:hanging="288"/>
        <w:jc w:val="both"/>
        <w:textAlignment w:val="baseline"/>
        <w:rPr>
          <w:rFonts w:ascii="Arial" w:eastAsia="Arial" w:hAnsi="Arial"/>
          <w:color w:val="000000"/>
          <w:sz w:val="24"/>
          <w:szCs w:val="24"/>
        </w:rPr>
      </w:pPr>
      <w:r w:rsidRPr="094368B2">
        <w:rPr>
          <w:rFonts w:ascii="Arial" w:eastAsia="Arial" w:hAnsi="Arial"/>
          <w:color w:val="000000" w:themeColor="text1"/>
          <w:sz w:val="24"/>
          <w:szCs w:val="24"/>
        </w:rPr>
        <w:t>such damages were caused by the wilful misconduct, negligent acts or omissions of the Sponsor, or the Vendor; or</w:t>
      </w:r>
    </w:p>
    <w:p w14:paraId="31BF1543" w14:textId="77777777" w:rsidR="00D90B60" w:rsidRPr="004962B0" w:rsidRDefault="094368B2" w:rsidP="094368B2">
      <w:pPr>
        <w:numPr>
          <w:ilvl w:val="0"/>
          <w:numId w:val="28"/>
        </w:numPr>
        <w:tabs>
          <w:tab w:val="clear" w:pos="288"/>
          <w:tab w:val="left" w:pos="936"/>
        </w:tabs>
        <w:spacing w:before="129" w:line="273" w:lineRule="exact"/>
        <w:ind w:left="936" w:right="62" w:hanging="288"/>
        <w:jc w:val="both"/>
        <w:textAlignment w:val="baseline"/>
        <w:rPr>
          <w:rFonts w:ascii="Arial" w:eastAsia="Arial" w:hAnsi="Arial"/>
          <w:color w:val="000000"/>
          <w:sz w:val="24"/>
          <w:szCs w:val="24"/>
        </w:rPr>
      </w:pPr>
      <w:proofErr w:type="gramStart"/>
      <w:r w:rsidRPr="094368B2">
        <w:rPr>
          <w:rFonts w:ascii="Arial" w:eastAsia="Arial" w:hAnsi="Arial"/>
          <w:color w:val="000000" w:themeColor="text1"/>
          <w:sz w:val="24"/>
          <w:szCs w:val="24"/>
        </w:rPr>
        <w:t>a</w:t>
      </w:r>
      <w:proofErr w:type="gramEnd"/>
      <w:r w:rsidRPr="094368B2">
        <w:rPr>
          <w:rFonts w:ascii="Arial" w:eastAsia="Arial" w:hAnsi="Arial"/>
          <w:color w:val="000000" w:themeColor="text1"/>
          <w:sz w:val="24"/>
          <w:szCs w:val="24"/>
        </w:rPr>
        <w:t xml:space="preserve"> personal injury to a Clinical Trial Subject is one covered by the State Claims Agency’s Clinical Trial Indemnity Form.</w:t>
      </w:r>
    </w:p>
    <w:p w14:paraId="0A9F7C91" w14:textId="77777777" w:rsidR="00D90B60" w:rsidRPr="004962B0" w:rsidRDefault="00736E94" w:rsidP="094368B2">
      <w:pPr>
        <w:spacing w:before="240" w:line="276" w:lineRule="exact"/>
        <w:ind w:left="648" w:right="62"/>
        <w:jc w:val="both"/>
        <w:textAlignment w:val="baseline"/>
        <w:rPr>
          <w:rFonts w:ascii="Arial" w:eastAsia="Arial" w:hAnsi="Arial"/>
          <w:color w:val="000000"/>
          <w:spacing w:val="-1"/>
          <w:sz w:val="24"/>
          <w:szCs w:val="24"/>
        </w:rPr>
      </w:pPr>
      <w:r w:rsidRPr="094368B2">
        <w:rPr>
          <w:rFonts w:ascii="Arial" w:eastAsia="Arial" w:hAnsi="Arial"/>
          <w:color w:val="000000"/>
          <w:spacing w:val="-1"/>
          <w:sz w:val="24"/>
          <w:szCs w:val="24"/>
        </w:rPr>
        <w:t xml:space="preserve">The </w:t>
      </w:r>
      <w:r w:rsidR="005E7C87" w:rsidRPr="094368B2">
        <w:rPr>
          <w:rFonts w:ascii="Arial" w:eastAsia="Arial" w:hAnsi="Arial"/>
          <w:color w:val="000000"/>
          <w:spacing w:val="-1"/>
          <w:sz w:val="24"/>
          <w:szCs w:val="24"/>
        </w:rPr>
        <w:t xml:space="preserve">Sponsor </w:t>
      </w:r>
      <w:r w:rsidR="004D1151" w:rsidRPr="094368B2">
        <w:rPr>
          <w:rFonts w:ascii="Arial" w:eastAsia="Arial" w:hAnsi="Arial"/>
          <w:color w:val="000000"/>
          <w:spacing w:val="-1"/>
          <w:sz w:val="24"/>
          <w:szCs w:val="24"/>
        </w:rPr>
        <w:t>shall be responsible for organising and ensuring payment for all costs associated with the routine maintenance of the [</w:t>
      </w:r>
      <w:r w:rsidR="005E7C87" w:rsidRPr="094368B2">
        <w:rPr>
          <w:rFonts w:ascii="Arial" w:eastAsia="Arial" w:hAnsi="Arial"/>
          <w:b/>
          <w:bCs/>
          <w:color w:val="000000"/>
          <w:spacing w:val="-1"/>
          <w:sz w:val="24"/>
          <w:szCs w:val="24"/>
          <w:highlight w:val="yellow"/>
        </w:rPr>
        <w:t>Sponsor</w:t>
      </w:r>
      <w:r w:rsidR="004D1151" w:rsidRPr="094368B2">
        <w:rPr>
          <w:rFonts w:ascii="Arial" w:eastAsia="Arial" w:hAnsi="Arial"/>
          <w:b/>
          <w:bCs/>
          <w:color w:val="000000"/>
          <w:spacing w:val="-1"/>
          <w:sz w:val="24"/>
          <w:szCs w:val="24"/>
          <w:highlight w:val="yellow"/>
        </w:rPr>
        <w:t xml:space="preserve"> Equipment</w:t>
      </w:r>
      <w:r w:rsidR="004D1151" w:rsidRPr="094368B2">
        <w:rPr>
          <w:rFonts w:ascii="Arial" w:eastAsia="Arial" w:hAnsi="Arial"/>
          <w:color w:val="000000"/>
          <w:spacing w:val="-1"/>
          <w:sz w:val="24"/>
          <w:szCs w:val="24"/>
          <w:highlight w:val="yellow"/>
        </w:rPr>
        <w:t>], [</w:t>
      </w:r>
      <w:r w:rsidR="005E7C87" w:rsidRPr="094368B2">
        <w:rPr>
          <w:rFonts w:ascii="Arial" w:eastAsia="Arial" w:hAnsi="Arial"/>
          <w:b/>
          <w:bCs/>
          <w:color w:val="000000"/>
          <w:spacing w:val="-1"/>
          <w:sz w:val="24"/>
          <w:szCs w:val="24"/>
          <w:highlight w:val="yellow"/>
        </w:rPr>
        <w:t>Sponsor</w:t>
      </w:r>
      <w:r w:rsidR="004D1151" w:rsidRPr="094368B2">
        <w:rPr>
          <w:rFonts w:ascii="Arial" w:eastAsia="Arial" w:hAnsi="Arial"/>
          <w:b/>
          <w:bCs/>
          <w:color w:val="000000"/>
          <w:spacing w:val="-1"/>
          <w:sz w:val="24"/>
          <w:szCs w:val="24"/>
          <w:highlight w:val="yellow"/>
        </w:rPr>
        <w:t xml:space="preserve"> Resources</w:t>
      </w:r>
      <w:r w:rsidR="004D1151" w:rsidRPr="094368B2">
        <w:rPr>
          <w:rFonts w:ascii="Arial" w:eastAsia="Arial" w:hAnsi="Arial"/>
          <w:color w:val="000000"/>
          <w:spacing w:val="-1"/>
          <w:sz w:val="24"/>
          <w:szCs w:val="24"/>
          <w:highlight w:val="yellow"/>
        </w:rPr>
        <w:t>] [and] [</w:t>
      </w:r>
      <w:r w:rsidR="004D1151" w:rsidRPr="094368B2">
        <w:rPr>
          <w:rFonts w:ascii="Arial" w:eastAsia="Arial" w:hAnsi="Arial"/>
          <w:b/>
          <w:bCs/>
          <w:color w:val="000000"/>
          <w:spacing w:val="-1"/>
          <w:sz w:val="24"/>
          <w:szCs w:val="24"/>
          <w:highlight w:val="yellow"/>
        </w:rPr>
        <w:t>Vendor Property</w:t>
      </w:r>
      <w:r w:rsidR="004D1151" w:rsidRPr="094368B2">
        <w:rPr>
          <w:rFonts w:ascii="Arial" w:eastAsia="Arial" w:hAnsi="Arial"/>
          <w:color w:val="000000"/>
          <w:spacing w:val="-1"/>
          <w:sz w:val="24"/>
          <w:szCs w:val="24"/>
          <w:highlight w:val="yellow"/>
        </w:rPr>
        <w:t>]</w:t>
      </w:r>
      <w:r w:rsidR="004D1151" w:rsidRPr="094368B2">
        <w:rPr>
          <w:rFonts w:ascii="Arial" w:eastAsia="Arial" w:hAnsi="Arial"/>
          <w:color w:val="000000"/>
          <w:spacing w:val="-1"/>
          <w:sz w:val="24"/>
          <w:szCs w:val="24"/>
        </w:rPr>
        <w:t xml:space="preserve"> and will replace the same at no cost to the </w:t>
      </w:r>
      <w:r w:rsidR="00362FAF" w:rsidRPr="094368B2">
        <w:rPr>
          <w:rFonts w:ascii="Arial" w:eastAsia="Arial" w:hAnsi="Arial"/>
          <w:color w:val="000000"/>
          <w:spacing w:val="-1"/>
          <w:sz w:val="24"/>
          <w:szCs w:val="24"/>
        </w:rPr>
        <w:t xml:space="preserve">Clinical </w:t>
      </w:r>
      <w:r w:rsidR="004D1151" w:rsidRPr="094368B2">
        <w:rPr>
          <w:rFonts w:ascii="Arial" w:eastAsia="Arial" w:hAnsi="Arial"/>
          <w:color w:val="000000"/>
          <w:spacing w:val="-1"/>
          <w:sz w:val="24"/>
          <w:szCs w:val="24"/>
        </w:rPr>
        <w:t>Organisation in the event replacement of the foregoing is deemed required as a result of equipment failure or routine maintenance.</w:t>
      </w:r>
    </w:p>
    <w:p w14:paraId="2DD0BEB7" w14:textId="0D247C12" w:rsidR="00D90B60" w:rsidRPr="004962B0" w:rsidRDefault="094368B2" w:rsidP="094368B2">
      <w:pPr>
        <w:spacing w:before="240" w:line="276" w:lineRule="exact"/>
        <w:ind w:left="648" w:right="62"/>
        <w:jc w:val="both"/>
        <w:rPr>
          <w:rFonts w:ascii="Arial" w:eastAsia="Arial" w:hAnsi="Arial"/>
          <w:color w:val="000000" w:themeColor="text1"/>
          <w:sz w:val="24"/>
          <w:szCs w:val="24"/>
        </w:rPr>
      </w:pPr>
      <w:r w:rsidRPr="094368B2">
        <w:rPr>
          <w:rFonts w:ascii="Arial" w:eastAsia="Arial" w:hAnsi="Arial"/>
          <w:color w:val="000000" w:themeColor="text1"/>
          <w:sz w:val="24"/>
          <w:szCs w:val="24"/>
        </w:rPr>
        <w:t xml:space="preserve">Subject to Clause 5.4 of the Agreement, the Clinical Organisation shall be liable for any damage, loss or destruction of the </w:t>
      </w:r>
      <w:r w:rsidRPr="094368B2">
        <w:rPr>
          <w:rFonts w:ascii="Arial" w:eastAsia="Arial" w:hAnsi="Arial"/>
          <w:color w:val="000000" w:themeColor="text1"/>
          <w:sz w:val="24"/>
          <w:szCs w:val="24"/>
          <w:highlight w:val="yellow"/>
        </w:rPr>
        <w:t>[</w:t>
      </w:r>
      <w:r w:rsidRPr="094368B2">
        <w:rPr>
          <w:rFonts w:ascii="Arial" w:eastAsia="Arial" w:hAnsi="Arial"/>
          <w:b/>
          <w:bCs/>
          <w:color w:val="000000" w:themeColor="text1"/>
          <w:sz w:val="24"/>
          <w:szCs w:val="24"/>
          <w:highlight w:val="yellow"/>
        </w:rPr>
        <w:t>Sponsor Equipment</w:t>
      </w:r>
      <w:r w:rsidRPr="094368B2">
        <w:rPr>
          <w:rFonts w:ascii="Arial" w:eastAsia="Arial" w:hAnsi="Arial"/>
          <w:color w:val="000000" w:themeColor="text1"/>
          <w:sz w:val="24"/>
          <w:szCs w:val="24"/>
          <w:highlight w:val="yellow"/>
        </w:rPr>
        <w:t>], [</w:t>
      </w:r>
      <w:r w:rsidRPr="094368B2">
        <w:rPr>
          <w:rFonts w:ascii="Arial" w:eastAsia="Arial" w:hAnsi="Arial"/>
          <w:b/>
          <w:bCs/>
          <w:color w:val="000000" w:themeColor="text1"/>
          <w:sz w:val="24"/>
          <w:szCs w:val="24"/>
          <w:highlight w:val="yellow"/>
        </w:rPr>
        <w:t>Sponsor Resources</w:t>
      </w:r>
      <w:r w:rsidRPr="094368B2">
        <w:rPr>
          <w:rFonts w:ascii="Arial" w:eastAsia="Arial" w:hAnsi="Arial"/>
          <w:color w:val="000000" w:themeColor="text1"/>
          <w:sz w:val="24"/>
          <w:szCs w:val="24"/>
          <w:highlight w:val="yellow"/>
        </w:rPr>
        <w:t>] or [</w:t>
      </w:r>
      <w:r w:rsidRPr="094368B2">
        <w:rPr>
          <w:rFonts w:ascii="Arial" w:eastAsia="Arial" w:hAnsi="Arial"/>
          <w:b/>
          <w:bCs/>
          <w:color w:val="000000" w:themeColor="text1"/>
          <w:sz w:val="24"/>
          <w:szCs w:val="24"/>
          <w:highlight w:val="yellow"/>
        </w:rPr>
        <w:t>Vendor Property</w:t>
      </w:r>
      <w:r w:rsidRPr="094368B2">
        <w:rPr>
          <w:rFonts w:ascii="Arial" w:eastAsia="Arial" w:hAnsi="Arial"/>
          <w:color w:val="000000" w:themeColor="text1"/>
          <w:sz w:val="24"/>
          <w:szCs w:val="24"/>
          <w:highlight w:val="yellow"/>
        </w:rPr>
        <w:t>]</w:t>
      </w:r>
      <w:r w:rsidRPr="094368B2">
        <w:rPr>
          <w:rFonts w:ascii="Arial" w:eastAsia="Arial" w:hAnsi="Arial"/>
          <w:color w:val="000000" w:themeColor="text1"/>
          <w:sz w:val="24"/>
          <w:szCs w:val="24"/>
        </w:rPr>
        <w:t xml:space="preserve"> and for any losses attributable to the </w:t>
      </w:r>
      <w:r w:rsidRPr="094368B2">
        <w:rPr>
          <w:rFonts w:ascii="Arial" w:eastAsia="Arial" w:hAnsi="Arial"/>
          <w:color w:val="000000" w:themeColor="text1"/>
          <w:sz w:val="24"/>
          <w:szCs w:val="24"/>
          <w:highlight w:val="yellow"/>
        </w:rPr>
        <w:t>[</w:t>
      </w:r>
      <w:r w:rsidRPr="094368B2">
        <w:rPr>
          <w:rFonts w:ascii="Arial" w:eastAsia="Arial" w:hAnsi="Arial"/>
          <w:b/>
          <w:bCs/>
          <w:color w:val="000000" w:themeColor="text1"/>
          <w:sz w:val="24"/>
          <w:szCs w:val="24"/>
          <w:highlight w:val="yellow"/>
        </w:rPr>
        <w:t>Sponsor Equipment</w:t>
      </w:r>
      <w:r w:rsidRPr="094368B2">
        <w:rPr>
          <w:rFonts w:ascii="Arial" w:eastAsia="Arial" w:hAnsi="Arial"/>
          <w:color w:val="000000" w:themeColor="text1"/>
          <w:sz w:val="24"/>
          <w:szCs w:val="24"/>
          <w:highlight w:val="yellow"/>
        </w:rPr>
        <w:t>], [</w:t>
      </w:r>
      <w:r w:rsidRPr="094368B2">
        <w:rPr>
          <w:rFonts w:ascii="Arial" w:eastAsia="Arial" w:hAnsi="Arial"/>
          <w:b/>
          <w:bCs/>
          <w:color w:val="000000" w:themeColor="text1"/>
          <w:sz w:val="24"/>
          <w:szCs w:val="24"/>
          <w:highlight w:val="yellow"/>
        </w:rPr>
        <w:t>Sponsor Material</w:t>
      </w:r>
      <w:r w:rsidRPr="094368B2">
        <w:rPr>
          <w:rFonts w:ascii="Arial" w:eastAsia="Arial" w:hAnsi="Arial"/>
          <w:color w:val="000000" w:themeColor="text1"/>
          <w:sz w:val="24"/>
          <w:szCs w:val="24"/>
          <w:highlight w:val="yellow"/>
        </w:rPr>
        <w:t>] [or] [</w:t>
      </w:r>
      <w:r w:rsidRPr="094368B2">
        <w:rPr>
          <w:rFonts w:ascii="Arial" w:eastAsia="Arial" w:hAnsi="Arial"/>
          <w:b/>
          <w:bCs/>
          <w:color w:val="000000" w:themeColor="text1"/>
          <w:sz w:val="24"/>
          <w:szCs w:val="24"/>
          <w:highlight w:val="yellow"/>
        </w:rPr>
        <w:t>Vendor Property</w:t>
      </w:r>
      <w:r w:rsidRPr="094368B2">
        <w:rPr>
          <w:rFonts w:ascii="Arial" w:eastAsia="Arial" w:hAnsi="Arial"/>
          <w:color w:val="000000" w:themeColor="text1"/>
          <w:sz w:val="24"/>
          <w:szCs w:val="24"/>
          <w:highlight w:val="yellow"/>
        </w:rPr>
        <w:t>]</w:t>
      </w:r>
      <w:r w:rsidRPr="094368B2">
        <w:rPr>
          <w:rFonts w:ascii="Arial" w:eastAsia="Arial" w:hAnsi="Arial"/>
          <w:color w:val="000000" w:themeColor="text1"/>
          <w:sz w:val="24"/>
          <w:szCs w:val="24"/>
        </w:rPr>
        <w:t xml:space="preserve"> caused by the Clinical Organisation’s wilful misconduct, negligent acts or omissions. Under no circumstances shall the Clinical Organisation be liable for any damage caused </w:t>
      </w:r>
      <w:proofErr w:type="gramStart"/>
      <w:r w:rsidRPr="094368B2">
        <w:rPr>
          <w:rFonts w:ascii="Arial" w:eastAsia="Arial" w:hAnsi="Arial"/>
          <w:color w:val="000000" w:themeColor="text1"/>
          <w:sz w:val="24"/>
          <w:szCs w:val="24"/>
        </w:rPr>
        <w:t>as a result</w:t>
      </w:r>
      <w:proofErr w:type="gramEnd"/>
      <w:r w:rsidRPr="094368B2">
        <w:rPr>
          <w:rFonts w:ascii="Arial" w:eastAsia="Arial" w:hAnsi="Arial"/>
          <w:color w:val="000000" w:themeColor="text1"/>
          <w:sz w:val="24"/>
          <w:szCs w:val="24"/>
        </w:rPr>
        <w:t xml:space="preserve"> of using the equipment per instructions or due to normal wear and tear. To avoid doubt, the Clinical Organisation shall not insure the </w:t>
      </w:r>
      <w:r w:rsidRPr="094368B2">
        <w:rPr>
          <w:rFonts w:ascii="Arial" w:eastAsia="Arial" w:hAnsi="Arial"/>
          <w:color w:val="000000" w:themeColor="text1"/>
          <w:sz w:val="24"/>
          <w:szCs w:val="24"/>
          <w:highlight w:val="yellow"/>
        </w:rPr>
        <w:t>[</w:t>
      </w:r>
      <w:r w:rsidRPr="094368B2">
        <w:rPr>
          <w:rFonts w:ascii="Arial" w:eastAsia="Arial" w:hAnsi="Arial"/>
          <w:b/>
          <w:bCs/>
          <w:color w:val="000000" w:themeColor="text1"/>
          <w:sz w:val="24"/>
          <w:szCs w:val="24"/>
          <w:highlight w:val="yellow"/>
        </w:rPr>
        <w:t>Sponsor Equipment</w:t>
      </w:r>
      <w:r w:rsidRPr="094368B2">
        <w:rPr>
          <w:rFonts w:ascii="Arial" w:eastAsia="Arial" w:hAnsi="Arial"/>
          <w:color w:val="000000" w:themeColor="text1"/>
          <w:sz w:val="24"/>
          <w:szCs w:val="24"/>
          <w:highlight w:val="yellow"/>
        </w:rPr>
        <w:t>], [</w:t>
      </w:r>
      <w:r w:rsidRPr="094368B2">
        <w:rPr>
          <w:rFonts w:ascii="Arial" w:eastAsia="Arial" w:hAnsi="Arial"/>
          <w:b/>
          <w:bCs/>
          <w:color w:val="000000" w:themeColor="text1"/>
          <w:sz w:val="24"/>
          <w:szCs w:val="24"/>
          <w:highlight w:val="yellow"/>
        </w:rPr>
        <w:t>Sponsor Material</w:t>
      </w:r>
      <w:r w:rsidRPr="094368B2">
        <w:rPr>
          <w:rFonts w:ascii="Arial" w:eastAsia="Arial" w:hAnsi="Arial"/>
          <w:color w:val="000000" w:themeColor="text1"/>
          <w:sz w:val="24"/>
          <w:szCs w:val="24"/>
          <w:highlight w:val="yellow"/>
        </w:rPr>
        <w:t>] or [</w:t>
      </w:r>
      <w:r w:rsidRPr="094368B2">
        <w:rPr>
          <w:rFonts w:ascii="Arial" w:eastAsia="Arial" w:hAnsi="Arial"/>
          <w:b/>
          <w:bCs/>
          <w:color w:val="000000" w:themeColor="text1"/>
          <w:sz w:val="24"/>
          <w:szCs w:val="24"/>
          <w:highlight w:val="yellow"/>
        </w:rPr>
        <w:t>Vendor Property</w:t>
      </w:r>
      <w:r w:rsidRPr="094368B2">
        <w:rPr>
          <w:rFonts w:ascii="Arial" w:eastAsia="Arial" w:hAnsi="Arial"/>
          <w:color w:val="000000" w:themeColor="text1"/>
          <w:sz w:val="24"/>
          <w:szCs w:val="24"/>
          <w:highlight w:val="yellow"/>
        </w:rPr>
        <w:t>].</w:t>
      </w:r>
    </w:p>
    <w:p w14:paraId="7E5DF9EE" w14:textId="49502877" w:rsidR="094368B2" w:rsidRDefault="094368B2" w:rsidP="008F71F3">
      <w:pPr>
        <w:spacing w:before="240" w:line="276" w:lineRule="exact"/>
        <w:ind w:right="62"/>
        <w:jc w:val="both"/>
        <w:rPr>
          <w:rFonts w:ascii="Arial" w:eastAsia="Arial" w:hAnsi="Arial"/>
          <w:color w:val="000000" w:themeColor="text1"/>
          <w:sz w:val="24"/>
          <w:szCs w:val="24"/>
          <w:highlight w:val="yellow"/>
        </w:rPr>
      </w:pPr>
    </w:p>
    <w:p w14:paraId="6B162380" w14:textId="24B42CF0" w:rsidR="094368B2" w:rsidRDefault="094368B2">
      <w:r>
        <w:br w:type="page"/>
      </w:r>
    </w:p>
    <w:p w14:paraId="4DD6CB20" w14:textId="2DBE73B1" w:rsidR="094368B2" w:rsidRDefault="008F71F3" w:rsidP="008F71F3">
      <w:pPr>
        <w:tabs>
          <w:tab w:val="left" w:pos="4040"/>
        </w:tabs>
        <w:spacing w:before="240" w:line="276" w:lineRule="exact"/>
        <w:ind w:left="648" w:right="62"/>
        <w:jc w:val="both"/>
        <w:rPr>
          <w:rFonts w:ascii="Arial" w:eastAsia="Arial" w:hAnsi="Arial"/>
          <w:color w:val="000000" w:themeColor="text1"/>
          <w:sz w:val="24"/>
          <w:szCs w:val="24"/>
          <w:highlight w:val="yellow"/>
        </w:rPr>
      </w:pPr>
      <w:r>
        <w:rPr>
          <w:rFonts w:ascii="Arial" w:eastAsia="Arial" w:hAnsi="Arial"/>
          <w:color w:val="000000" w:themeColor="text1"/>
          <w:sz w:val="24"/>
          <w:szCs w:val="24"/>
          <w:highlight w:val="yellow"/>
        </w:rPr>
        <w:lastRenderedPageBreak/>
        <w:tab/>
      </w:r>
    </w:p>
    <w:p w14:paraId="2DD2CB43" w14:textId="4C63DA67" w:rsidR="094368B2" w:rsidRPr="00AA7B12" w:rsidRDefault="094368B2" w:rsidP="008F71F3">
      <w:pPr>
        <w:spacing w:before="715" w:line="498" w:lineRule="exact"/>
        <w:ind w:right="74"/>
        <w:rPr>
          <w:rFonts w:eastAsia="Times New Roman"/>
          <w:color w:val="000000" w:themeColor="text1"/>
          <w:sz w:val="24"/>
          <w:szCs w:val="24"/>
        </w:rPr>
        <w:sectPr w:rsidR="094368B2" w:rsidRPr="00AA7B12" w:rsidSect="005F62C9">
          <w:pgSz w:w="11909" w:h="16838"/>
          <w:pgMar w:top="624" w:right="1080" w:bottom="1440" w:left="1080" w:header="720" w:footer="720" w:gutter="0"/>
          <w:cols w:space="720"/>
          <w:docGrid w:linePitch="299"/>
        </w:sectPr>
      </w:pPr>
      <w:r w:rsidRPr="094368B2">
        <w:rPr>
          <w:rFonts w:ascii="Arial" w:eastAsia="Arial" w:hAnsi="Arial"/>
          <w:b/>
          <w:bCs/>
          <w:color w:val="005EB8"/>
          <w:sz w:val="40"/>
          <w:szCs w:val="40"/>
        </w:rPr>
        <w:t xml:space="preserve">Appendix 6 </w:t>
      </w:r>
      <w:r w:rsidRPr="094368B2">
        <w:rPr>
          <w:rFonts w:ascii="Arial" w:eastAsia="Arial" w:hAnsi="Arial"/>
          <w:b/>
          <w:bCs/>
          <w:color w:val="005EB8"/>
          <w:sz w:val="41"/>
          <w:szCs w:val="41"/>
        </w:rPr>
        <w:t xml:space="preserve">– </w:t>
      </w:r>
      <w:r w:rsidRPr="094368B2">
        <w:rPr>
          <w:rFonts w:ascii="Arial" w:eastAsia="Arial" w:hAnsi="Arial"/>
          <w:b/>
          <w:bCs/>
          <w:color w:val="005EB8"/>
          <w:sz w:val="40"/>
          <w:szCs w:val="40"/>
        </w:rPr>
        <w:t xml:space="preserve">Formal Delegation of Authority to a Corporate Affiliate to Contractually Bind </w:t>
      </w:r>
      <w:r w:rsidR="008F71F3" w:rsidRPr="094368B2">
        <w:rPr>
          <w:rFonts w:ascii="Arial" w:eastAsia="Arial" w:hAnsi="Arial"/>
          <w:b/>
          <w:bCs/>
          <w:color w:val="005EB8"/>
          <w:sz w:val="40"/>
          <w:szCs w:val="40"/>
        </w:rPr>
        <w:t>Sponsor</w:t>
      </w:r>
    </w:p>
    <w:p w14:paraId="27188897" w14:textId="77777777" w:rsidR="00050088" w:rsidRDefault="00050088" w:rsidP="00050088">
      <w:pPr>
        <w:rPr>
          <w:rFonts w:ascii="Arial" w:eastAsia="Arial" w:hAnsi="Arial"/>
          <w:sz w:val="40"/>
          <w:szCs w:val="40"/>
        </w:rPr>
      </w:pPr>
    </w:p>
    <w:p w14:paraId="00E02334" w14:textId="31B335F8" w:rsidR="00050088" w:rsidRPr="00050088" w:rsidRDefault="00050088" w:rsidP="00050088">
      <w:pPr>
        <w:tabs>
          <w:tab w:val="left" w:pos="1640"/>
        </w:tabs>
        <w:rPr>
          <w:rFonts w:ascii="Arial" w:eastAsia="Arial" w:hAnsi="Arial"/>
          <w:sz w:val="40"/>
          <w:szCs w:val="40"/>
        </w:rPr>
      </w:pPr>
      <w:r>
        <w:rPr>
          <w:rFonts w:ascii="Arial" w:eastAsia="Arial" w:hAnsi="Arial"/>
          <w:sz w:val="40"/>
          <w:szCs w:val="40"/>
        </w:rPr>
        <w:tab/>
      </w:r>
    </w:p>
    <w:sectPr w:rsidR="00050088" w:rsidRPr="00050088" w:rsidSect="005F62C9">
      <w:type w:val="continuous"/>
      <w:pgSz w:w="11909" w:h="16838"/>
      <w:pgMar w:top="624" w:right="1083" w:bottom="1262" w:left="1266" w:header="720" w:footer="720" w:gutter="0"/>
      <w:cols w:space="72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533042B" w16cex:dateUtc="2024-07-04T12:09:00Z"/>
  <w16cex:commentExtensible w16cex:durableId="5503E380" w16cex:dateUtc="2024-08-08T1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B5B5C0" w16cid:durableId="0533042B"/>
  <w16cid:commentId w16cid:paraId="3531519B" w16cid:durableId="5503E38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406189" w14:textId="77777777" w:rsidR="008F7602" w:rsidRDefault="008F7602">
      <w:r>
        <w:separator/>
      </w:r>
    </w:p>
  </w:endnote>
  <w:endnote w:type="continuationSeparator" w:id="0">
    <w:p w14:paraId="0F4155F6" w14:textId="77777777" w:rsidR="008F7602" w:rsidRDefault="008F7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Microsoft JhengHei"/>
    <w:panose1 w:val="02010601000101010101"/>
    <w:charset w:val="88"/>
    <w:family w:val="roman"/>
    <w:pitch w:val="variable"/>
    <w:sig w:usb0="00000000"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438088"/>
      <w:docPartObj>
        <w:docPartGallery w:val="Page Numbers (Bottom of Page)"/>
        <w:docPartUnique/>
      </w:docPartObj>
    </w:sdtPr>
    <w:sdtEndPr/>
    <w:sdtContent>
      <w:sdt>
        <w:sdtPr>
          <w:id w:val="-1705238520"/>
          <w:docPartObj>
            <w:docPartGallery w:val="Page Numbers (Top of Page)"/>
            <w:docPartUnique/>
          </w:docPartObj>
        </w:sdtPr>
        <w:sdtEndPr/>
        <w:sdtContent>
          <w:p w14:paraId="6CFE5763" w14:textId="7E14FB38" w:rsidR="00025ED6" w:rsidRDefault="00025ED6" w:rsidP="00CC00B3">
            <w:pPr>
              <w:pStyle w:val="Footer"/>
              <w:tabs>
                <w:tab w:val="clear" w:pos="4680"/>
                <w:tab w:val="center" w:pos="3544"/>
                <w:tab w:val="left" w:pos="3686"/>
              </w:tabs>
              <w:ind w:left="3828" w:right="-3815"/>
            </w:pPr>
            <w:r>
              <w:t xml:space="preserve">  </w:t>
            </w:r>
            <w:r w:rsidRPr="00025ED6">
              <w:rPr>
                <w:rFonts w:ascii="Arial" w:hAnsi="Arial" w:cs="Arial"/>
                <w:b/>
                <w:bCs/>
                <w:sz w:val="20"/>
                <w:szCs w:val="20"/>
              </w:rPr>
              <w:t xml:space="preserve">Page </w:t>
            </w:r>
            <w:r w:rsidRPr="00025ED6">
              <w:rPr>
                <w:rFonts w:ascii="Arial" w:hAnsi="Arial" w:cs="Arial"/>
                <w:b/>
                <w:bCs/>
                <w:sz w:val="20"/>
                <w:szCs w:val="20"/>
              </w:rPr>
              <w:fldChar w:fldCharType="begin"/>
            </w:r>
            <w:r w:rsidRPr="00025ED6">
              <w:rPr>
                <w:rFonts w:ascii="Arial" w:hAnsi="Arial" w:cs="Arial"/>
                <w:b/>
                <w:bCs/>
                <w:sz w:val="20"/>
                <w:szCs w:val="20"/>
              </w:rPr>
              <w:instrText xml:space="preserve"> PAGE </w:instrText>
            </w:r>
            <w:r w:rsidRPr="00025ED6">
              <w:rPr>
                <w:rFonts w:ascii="Arial" w:hAnsi="Arial" w:cs="Arial"/>
                <w:b/>
                <w:bCs/>
                <w:sz w:val="20"/>
                <w:szCs w:val="20"/>
              </w:rPr>
              <w:fldChar w:fldCharType="separate"/>
            </w:r>
            <w:r w:rsidR="001C0F78">
              <w:rPr>
                <w:rFonts w:ascii="Arial" w:hAnsi="Arial" w:cs="Arial"/>
                <w:b/>
                <w:bCs/>
                <w:noProof/>
                <w:sz w:val="20"/>
                <w:szCs w:val="20"/>
              </w:rPr>
              <w:t>21</w:t>
            </w:r>
            <w:r w:rsidRPr="00025ED6">
              <w:rPr>
                <w:rFonts w:ascii="Arial" w:hAnsi="Arial" w:cs="Arial"/>
                <w:b/>
                <w:bCs/>
                <w:sz w:val="20"/>
                <w:szCs w:val="20"/>
              </w:rPr>
              <w:fldChar w:fldCharType="end"/>
            </w:r>
            <w:r w:rsidRPr="00025ED6">
              <w:rPr>
                <w:rFonts w:ascii="Arial" w:hAnsi="Arial" w:cs="Arial"/>
                <w:b/>
                <w:bCs/>
                <w:sz w:val="20"/>
                <w:szCs w:val="20"/>
              </w:rPr>
              <w:t xml:space="preserve"> of </w:t>
            </w:r>
            <w:r w:rsidRPr="00025ED6">
              <w:rPr>
                <w:rFonts w:ascii="Arial" w:hAnsi="Arial" w:cs="Arial"/>
                <w:b/>
                <w:bCs/>
                <w:sz w:val="20"/>
                <w:szCs w:val="20"/>
              </w:rPr>
              <w:fldChar w:fldCharType="begin"/>
            </w:r>
            <w:r w:rsidRPr="00025ED6">
              <w:rPr>
                <w:rFonts w:ascii="Arial" w:hAnsi="Arial" w:cs="Arial"/>
                <w:b/>
                <w:bCs/>
                <w:sz w:val="20"/>
                <w:szCs w:val="20"/>
              </w:rPr>
              <w:instrText xml:space="preserve"> NUMPAGES  </w:instrText>
            </w:r>
            <w:r w:rsidRPr="00025ED6">
              <w:rPr>
                <w:rFonts w:ascii="Arial" w:hAnsi="Arial" w:cs="Arial"/>
                <w:b/>
                <w:bCs/>
                <w:sz w:val="20"/>
                <w:szCs w:val="20"/>
              </w:rPr>
              <w:fldChar w:fldCharType="separate"/>
            </w:r>
            <w:r w:rsidR="001C0F78">
              <w:rPr>
                <w:rFonts w:ascii="Arial" w:hAnsi="Arial" w:cs="Arial"/>
                <w:b/>
                <w:bCs/>
                <w:noProof/>
                <w:sz w:val="20"/>
                <w:szCs w:val="20"/>
              </w:rPr>
              <w:t>51</w:t>
            </w:r>
            <w:r w:rsidRPr="00025ED6">
              <w:rPr>
                <w:rFonts w:ascii="Arial" w:hAnsi="Arial" w:cs="Arial"/>
                <w:b/>
                <w:bCs/>
                <w:sz w:val="20"/>
                <w:szCs w:val="20"/>
              </w:rPr>
              <w:fldChar w:fldCharType="end"/>
            </w:r>
          </w:p>
        </w:sdtContent>
      </w:sdt>
    </w:sdtContent>
  </w:sdt>
  <w:p w14:paraId="1075EF4C" w14:textId="0862BCCB" w:rsidR="00C84C37" w:rsidRDefault="00C84C37" w:rsidP="00CC00B3">
    <w:pPr>
      <w:pStyle w:val="Footer"/>
      <w:tabs>
        <w:tab w:val="clear" w:pos="4680"/>
        <w:tab w:val="center" w:pos="3544"/>
      </w:tabs>
      <w:ind w:right="-2114"/>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1568B3" w14:textId="77777777" w:rsidR="008F7602" w:rsidRDefault="008F7602">
      <w:r>
        <w:separator/>
      </w:r>
    </w:p>
  </w:footnote>
  <w:footnote w:type="continuationSeparator" w:id="0">
    <w:p w14:paraId="6B3C7AC4" w14:textId="77777777" w:rsidR="008F7602" w:rsidRDefault="008F7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333C31" w14:textId="22A0EA0C" w:rsidR="00C84C37" w:rsidRPr="008F71F3" w:rsidRDefault="094368B2" w:rsidP="003F25E7">
    <w:pPr>
      <w:tabs>
        <w:tab w:val="left" w:pos="2835"/>
      </w:tabs>
      <w:jc w:val="center"/>
      <w:rPr>
        <w:rFonts w:ascii="Arial" w:hAnsi="Arial" w:cs="Arial"/>
        <w:sz w:val="18"/>
        <w:szCs w:val="18"/>
      </w:rPr>
    </w:pPr>
    <w:r w:rsidRPr="008F71F3">
      <w:rPr>
        <w:rFonts w:ascii="Arial" w:hAnsi="Arial" w:cs="Arial"/>
        <w:sz w:val="18"/>
        <w:szCs w:val="18"/>
      </w:rPr>
      <w:t>Republic of Ireland Model</w:t>
    </w:r>
    <w:r w:rsidR="003F25E7" w:rsidRPr="008F71F3">
      <w:rPr>
        <w:rFonts w:ascii="Arial" w:hAnsi="Arial" w:cs="Arial"/>
        <w:sz w:val="18"/>
        <w:szCs w:val="18"/>
      </w:rPr>
      <w:t xml:space="preserve"> </w:t>
    </w:r>
    <w:r w:rsidRPr="008F71F3">
      <w:rPr>
        <w:rFonts w:ascii="Arial" w:hAnsi="Arial" w:cs="Arial"/>
        <w:sz w:val="18"/>
        <w:szCs w:val="18"/>
      </w:rPr>
      <w:t xml:space="preserve">Clinical Trial Agreement (IPHA.HSE version </w:t>
    </w:r>
    <w:ins w:id="2" w:author="Adam Hanlon" w:date="2024-08-23T12:03:00Z">
      <w:r w:rsidR="001C0F78">
        <w:rPr>
          <w:rFonts w:ascii="Arial" w:hAnsi="Arial" w:cs="Arial"/>
          <w:sz w:val="18"/>
          <w:szCs w:val="18"/>
        </w:rPr>
        <w:t>23</w:t>
      </w:r>
    </w:ins>
    <w:del w:id="3" w:author="Adam Hanlon" w:date="2024-08-23T12:03:00Z">
      <w:r w:rsidRPr="008F71F3" w:rsidDel="001C0F78">
        <w:rPr>
          <w:rFonts w:ascii="Arial" w:hAnsi="Arial" w:cs="Arial"/>
          <w:sz w:val="18"/>
          <w:szCs w:val="18"/>
        </w:rPr>
        <w:delText>02</w:delText>
      </w:r>
    </w:del>
    <w:r w:rsidRPr="008F71F3">
      <w:rPr>
        <w:rFonts w:ascii="Arial" w:hAnsi="Arial" w:cs="Arial"/>
        <w:sz w:val="18"/>
        <w:szCs w:val="18"/>
      </w:rPr>
      <w:t xml:space="preserve"> </w:t>
    </w:r>
    <w:ins w:id="4" w:author="Adam Hanlon" w:date="2024-08-23T12:03:00Z">
      <w:r w:rsidR="001C0F78">
        <w:rPr>
          <w:rFonts w:ascii="Arial" w:hAnsi="Arial" w:cs="Arial"/>
          <w:sz w:val="18"/>
          <w:szCs w:val="18"/>
        </w:rPr>
        <w:t>August</w:t>
      </w:r>
    </w:ins>
    <w:del w:id="5" w:author="Adam Hanlon" w:date="2024-08-23T12:03:00Z">
      <w:r w:rsidRPr="008F71F3" w:rsidDel="001C0F78">
        <w:rPr>
          <w:rFonts w:ascii="Arial" w:hAnsi="Arial" w:cs="Arial"/>
          <w:sz w:val="18"/>
          <w:szCs w:val="18"/>
        </w:rPr>
        <w:delText>July</w:delText>
      </w:r>
    </w:del>
    <w:r w:rsidRPr="008F71F3">
      <w:rPr>
        <w:rFonts w:ascii="Arial" w:hAnsi="Arial" w:cs="Arial"/>
        <w:sz w:val="18"/>
        <w:szCs w:val="18"/>
      </w:rPr>
      <w:t xml:space="preserve"> 2024 [</w:t>
    </w:r>
    <w:ins w:id="6" w:author="Adam Hanlon" w:date="2024-08-23T12:03:00Z">
      <w:r w:rsidR="001C0F78">
        <w:rPr>
          <w:rFonts w:ascii="Arial" w:hAnsi="Arial" w:cs="Arial"/>
          <w:sz w:val="18"/>
          <w:szCs w:val="18"/>
        </w:rPr>
        <w:t>3</w:t>
      </w:r>
    </w:ins>
    <w:del w:id="7" w:author="Adam Hanlon" w:date="2024-08-23T12:03:00Z">
      <w:r w:rsidRPr="008F71F3" w:rsidDel="001C0F78">
        <w:rPr>
          <w:rFonts w:ascii="Arial" w:hAnsi="Arial" w:cs="Arial"/>
          <w:sz w:val="18"/>
          <w:szCs w:val="18"/>
        </w:rPr>
        <w:delText>2</w:delText>
      </w:r>
    </w:del>
    <w:r w:rsidRPr="008F71F3">
      <w:rPr>
        <w:rFonts w:ascii="Arial" w:hAnsi="Arial" w:cs="Arial"/>
        <w:sz w:val="18"/>
        <w:szCs w:val="18"/>
      </w:rPr>
      <w:t>.0])</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49DC01" w14:textId="526F5A94" w:rsidR="003F25E7" w:rsidRPr="008F71F3" w:rsidRDefault="003F25E7" w:rsidP="008F71F3">
    <w:pPr>
      <w:ind w:left="142" w:right="-5516"/>
      <w:rPr>
        <w:rFonts w:ascii="Arial" w:hAnsi="Arial" w:cs="Arial"/>
        <w:sz w:val="18"/>
        <w:szCs w:val="18"/>
      </w:rPr>
    </w:pPr>
    <w:r w:rsidRPr="008F71F3">
      <w:rPr>
        <w:rFonts w:ascii="Arial" w:hAnsi="Arial" w:cs="Arial"/>
        <w:sz w:val="18"/>
        <w:szCs w:val="18"/>
      </w:rPr>
      <w:t>Republic of Ireland Model</w:t>
    </w:r>
    <w:r w:rsidR="008A3997" w:rsidRPr="008F71F3">
      <w:rPr>
        <w:rFonts w:ascii="Arial" w:hAnsi="Arial" w:cs="Arial"/>
        <w:sz w:val="18"/>
        <w:szCs w:val="18"/>
      </w:rPr>
      <w:t xml:space="preserve"> </w:t>
    </w:r>
    <w:r w:rsidRPr="008F71F3">
      <w:rPr>
        <w:rFonts w:ascii="Arial" w:hAnsi="Arial" w:cs="Arial"/>
        <w:sz w:val="18"/>
        <w:szCs w:val="18"/>
      </w:rPr>
      <w:t>Clinical Trial Agreement (IPHA.HSE version 02 July 2024 [2.0])</w:t>
    </w:r>
  </w:p>
</w:hdr>
</file>

<file path=word/intelligence2.xml><?xml version="1.0" encoding="utf-8"?>
<int2:intelligence xmlns:int2="http://schemas.microsoft.com/office/intelligence/2020/intelligence" xmlns:oel="http://schemas.microsoft.com/office/2019/extlst">
  <int2:observations>
    <int2:textHash int2:hashCode="m/C6mGJeQTWOW1" int2:id="DwvBewkG">
      <int2:state int2:value="Rejected" int2:type="AugLoop_Text_Critique"/>
    </int2:textHash>
    <int2:textHash int2:hashCode="5XDRCdvPuC+WfK" int2:id="Y5AcnaDd">
      <int2:state int2:value="Rejected" int2:type="AugLoop_Text_Critique"/>
    </int2:textHash>
    <int2:textHash int2:hashCode="4PwMtzy03ZNEXG" int2:id="aBOjIcM1">
      <int2:state int2:value="Rejected" int2:type="AugLoop_Text_Critique"/>
    </int2:textHash>
    <int2:textHash int2:hashCode="BC3EUS+j05HFFw" int2:id="Hcsk4aZZ">
      <int2:state int2:value="Rejected" int2:type="AugLoop_Text_Critique"/>
    </int2:textHash>
    <int2:bookmark int2:bookmarkName="_Int_IvkLqwiJ" int2:invalidationBookmarkName="" int2:hashCode="xEqP8Wkdhmv1MC" int2:id="eWCm9m4X">
      <int2:state int2:value="Rejected" int2:type="AugLoop_Text_Critique"/>
    </int2:bookmark>
    <int2:bookmark int2:bookmarkName="_Int_jcahuV04" int2:invalidationBookmarkName="" int2:hashCode="iMff39MVoa/dRX" int2:id="p2XJ0O0I">
      <int2:state int2:value="Rejected" int2:type="AugLoop_Text_Critique"/>
    </int2:bookmark>
    <int2:bookmark int2:bookmarkName="_Int_zKYutHCm" int2:invalidationBookmarkName="" int2:hashCode="xEqP8Wkdhmv1MC" int2:id="l2W3rlKY">
      <int2:state int2:value="Rejected" int2:type="AugLoop_Text_Critique"/>
    </int2:bookmark>
    <int2:bookmark int2:bookmarkName="_Int_0P45zpni" int2:invalidationBookmarkName="" int2:hashCode="Vch2yx7IPBiGn9" int2:id="UQCTfnLo">
      <int2:state int2:value="Rejected" int2:type="AugLoop_Text_Critique"/>
    </int2:bookmark>
    <int2:bookmark int2:bookmarkName="_Int_cGy4qpJS" int2:invalidationBookmarkName="" int2:hashCode="Vch2yx7IPBiGn9" int2:id="dPC0qzB2">
      <int2:state int2:value="Rejected" int2:type="AugLoop_Text_Critique"/>
    </int2:bookmark>
    <int2:bookmark int2:bookmarkName="_Int_eObijLbd" int2:invalidationBookmarkName="" int2:hashCode="0ftggrBeHp6woM" int2:id="AiMYR9Lo">
      <int2:state int2:value="Rejected" int2:type="AugLoop_Text_Critique"/>
    </int2:bookmark>
    <int2:bookmark int2:bookmarkName="_Int_VPE60N1z" int2:invalidationBookmarkName="" int2:hashCode="xEqP8Wkdhmv1MC" int2:id="FGusS6XF">
      <int2:state int2:value="Rejected" int2:type="AugLoop_Text_Critique"/>
    </int2:bookmark>
    <int2:bookmark int2:bookmarkName="_Int_IKKykYqb" int2:invalidationBookmarkName="" int2:hashCode="xEqP8Wkdhmv1MC" int2:id="hMcepdcK">
      <int2:state int2:value="Rejected" int2:type="AugLoop_Text_Critique"/>
    </int2:bookmark>
    <int2:bookmark int2:bookmarkName="_Int_HTBKILAm" int2:invalidationBookmarkName="" int2:hashCode="iMff39MVoa/dRX" int2:id="YOvm213H">
      <int2:state int2:value="Rejected" int2:type="AugLoop_Text_Critique"/>
    </int2:bookmark>
    <int2:bookmark int2:bookmarkName="_Int_OGT9mkds" int2:invalidationBookmarkName="" int2:hashCode="iMff39MVoa/dRX" int2:id="CA3c0q3S">
      <int2:state int2:value="Rejected" int2:type="AugLoop_Text_Critique"/>
    </int2:bookmark>
    <int2:bookmark int2:bookmarkName="_Int_hfu7ybLN" int2:invalidationBookmarkName="" int2:hashCode="yAfFFlRBfwqALc" int2:id="iuRPxmoE">
      <int2:state int2:value="Rejected" int2:type="AugLoop_Text_Critique"/>
    </int2:bookmark>
    <int2:bookmark int2:bookmarkName="_Int_NmkMPaKX" int2:invalidationBookmarkName="" int2:hashCode="87hrE9u8HyXx7Y" int2:id="Ac3opfaZ">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63B9A"/>
    <w:multiLevelType w:val="hybridMultilevel"/>
    <w:tmpl w:val="29064A9A"/>
    <w:lvl w:ilvl="0" w:tplc="0F8023C0">
      <w:start w:val="10"/>
      <w:numFmt w:val="decimal"/>
      <w:lvlText w:val="%1"/>
      <w:lvlJc w:val="left"/>
      <w:pPr>
        <w:ind w:left="720" w:hanging="360"/>
      </w:pPr>
      <w:rPr>
        <w:rFonts w:hint="default"/>
      </w:rPr>
    </w:lvl>
    <w:lvl w:ilvl="1" w:tplc="D0EA301C" w:tentative="1">
      <w:start w:val="1"/>
      <w:numFmt w:val="lowerLetter"/>
      <w:lvlText w:val="%2."/>
      <w:lvlJc w:val="left"/>
      <w:pPr>
        <w:ind w:left="1440" w:hanging="360"/>
      </w:pPr>
    </w:lvl>
    <w:lvl w:ilvl="2" w:tplc="2D1A9474" w:tentative="1">
      <w:start w:val="1"/>
      <w:numFmt w:val="lowerRoman"/>
      <w:lvlText w:val="%3."/>
      <w:lvlJc w:val="right"/>
      <w:pPr>
        <w:ind w:left="2160" w:hanging="180"/>
      </w:pPr>
    </w:lvl>
    <w:lvl w:ilvl="3" w:tplc="A246DFCE" w:tentative="1">
      <w:start w:val="1"/>
      <w:numFmt w:val="decimal"/>
      <w:lvlText w:val="%4."/>
      <w:lvlJc w:val="left"/>
      <w:pPr>
        <w:ind w:left="2880" w:hanging="360"/>
      </w:pPr>
    </w:lvl>
    <w:lvl w:ilvl="4" w:tplc="8FFE95D8" w:tentative="1">
      <w:start w:val="1"/>
      <w:numFmt w:val="lowerLetter"/>
      <w:lvlText w:val="%5."/>
      <w:lvlJc w:val="left"/>
      <w:pPr>
        <w:ind w:left="3600" w:hanging="360"/>
      </w:pPr>
    </w:lvl>
    <w:lvl w:ilvl="5" w:tplc="2B8862E6" w:tentative="1">
      <w:start w:val="1"/>
      <w:numFmt w:val="lowerRoman"/>
      <w:lvlText w:val="%6."/>
      <w:lvlJc w:val="right"/>
      <w:pPr>
        <w:ind w:left="4320" w:hanging="180"/>
      </w:pPr>
    </w:lvl>
    <w:lvl w:ilvl="6" w:tplc="8F74E2DE" w:tentative="1">
      <w:start w:val="1"/>
      <w:numFmt w:val="decimal"/>
      <w:lvlText w:val="%7."/>
      <w:lvlJc w:val="left"/>
      <w:pPr>
        <w:ind w:left="5040" w:hanging="360"/>
      </w:pPr>
    </w:lvl>
    <w:lvl w:ilvl="7" w:tplc="1100B3FA" w:tentative="1">
      <w:start w:val="1"/>
      <w:numFmt w:val="lowerLetter"/>
      <w:lvlText w:val="%8."/>
      <w:lvlJc w:val="left"/>
      <w:pPr>
        <w:ind w:left="5760" w:hanging="360"/>
      </w:pPr>
    </w:lvl>
    <w:lvl w:ilvl="8" w:tplc="0F22FF64" w:tentative="1">
      <w:start w:val="1"/>
      <w:numFmt w:val="lowerRoman"/>
      <w:lvlText w:val="%9."/>
      <w:lvlJc w:val="right"/>
      <w:pPr>
        <w:ind w:left="6480" w:hanging="180"/>
      </w:pPr>
    </w:lvl>
  </w:abstractNum>
  <w:abstractNum w:abstractNumId="1" w15:restartNumberingAfterBreak="0">
    <w:nsid w:val="028B4BF3"/>
    <w:multiLevelType w:val="multilevel"/>
    <w:tmpl w:val="B7FE3AC0"/>
    <w:lvl w:ilvl="0">
      <w:numFmt w:val="bullet"/>
      <w:lvlText w:val="·"/>
      <w:lvlJc w:val="left"/>
      <w:pPr>
        <w:tabs>
          <w:tab w:val="left" w:pos="360"/>
        </w:tabs>
      </w:pPr>
      <w:rPr>
        <w:rFonts w:ascii="Symbol" w:eastAsia="Symbol" w:hAnsi="Symbol"/>
        <w:b/>
        <w:color w:val="000000"/>
        <w:spacing w:val="-2"/>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3433E09"/>
    <w:multiLevelType w:val="hybridMultilevel"/>
    <w:tmpl w:val="88269142"/>
    <w:lvl w:ilvl="0" w:tplc="B02AF0F0">
      <w:start w:val="1"/>
      <w:numFmt w:val="bullet"/>
      <w:lvlText w:val="-"/>
      <w:lvlJc w:val="left"/>
      <w:pPr>
        <w:ind w:left="1368" w:hanging="360"/>
      </w:pPr>
      <w:rPr>
        <w:rFonts w:ascii="Arial" w:eastAsia="Arial" w:hAnsi="Arial" w:cs="Arial" w:hint="default"/>
      </w:rPr>
    </w:lvl>
    <w:lvl w:ilvl="1" w:tplc="A9EC764A" w:tentative="1">
      <w:start w:val="1"/>
      <w:numFmt w:val="bullet"/>
      <w:lvlText w:val="o"/>
      <w:lvlJc w:val="left"/>
      <w:pPr>
        <w:ind w:left="2088" w:hanging="360"/>
      </w:pPr>
      <w:rPr>
        <w:rFonts w:ascii="Courier New" w:hAnsi="Courier New" w:cs="Courier New" w:hint="default"/>
      </w:rPr>
    </w:lvl>
    <w:lvl w:ilvl="2" w:tplc="94AAD01E" w:tentative="1">
      <w:start w:val="1"/>
      <w:numFmt w:val="bullet"/>
      <w:lvlText w:val=""/>
      <w:lvlJc w:val="left"/>
      <w:pPr>
        <w:ind w:left="2808" w:hanging="360"/>
      </w:pPr>
      <w:rPr>
        <w:rFonts w:ascii="Wingdings" w:hAnsi="Wingdings" w:hint="default"/>
      </w:rPr>
    </w:lvl>
    <w:lvl w:ilvl="3" w:tplc="C19049C4" w:tentative="1">
      <w:start w:val="1"/>
      <w:numFmt w:val="bullet"/>
      <w:lvlText w:val=""/>
      <w:lvlJc w:val="left"/>
      <w:pPr>
        <w:ind w:left="3528" w:hanging="360"/>
      </w:pPr>
      <w:rPr>
        <w:rFonts w:ascii="Symbol" w:hAnsi="Symbol" w:hint="default"/>
      </w:rPr>
    </w:lvl>
    <w:lvl w:ilvl="4" w:tplc="4120D33C" w:tentative="1">
      <w:start w:val="1"/>
      <w:numFmt w:val="bullet"/>
      <w:lvlText w:val="o"/>
      <w:lvlJc w:val="left"/>
      <w:pPr>
        <w:ind w:left="4248" w:hanging="360"/>
      </w:pPr>
      <w:rPr>
        <w:rFonts w:ascii="Courier New" w:hAnsi="Courier New" w:cs="Courier New" w:hint="default"/>
      </w:rPr>
    </w:lvl>
    <w:lvl w:ilvl="5" w:tplc="2E34E30C" w:tentative="1">
      <w:start w:val="1"/>
      <w:numFmt w:val="bullet"/>
      <w:lvlText w:val=""/>
      <w:lvlJc w:val="left"/>
      <w:pPr>
        <w:ind w:left="4968" w:hanging="360"/>
      </w:pPr>
      <w:rPr>
        <w:rFonts w:ascii="Wingdings" w:hAnsi="Wingdings" w:hint="default"/>
      </w:rPr>
    </w:lvl>
    <w:lvl w:ilvl="6" w:tplc="D62E5694" w:tentative="1">
      <w:start w:val="1"/>
      <w:numFmt w:val="bullet"/>
      <w:lvlText w:val=""/>
      <w:lvlJc w:val="left"/>
      <w:pPr>
        <w:ind w:left="5688" w:hanging="360"/>
      </w:pPr>
      <w:rPr>
        <w:rFonts w:ascii="Symbol" w:hAnsi="Symbol" w:hint="default"/>
      </w:rPr>
    </w:lvl>
    <w:lvl w:ilvl="7" w:tplc="05500844" w:tentative="1">
      <w:start w:val="1"/>
      <w:numFmt w:val="bullet"/>
      <w:lvlText w:val="o"/>
      <w:lvlJc w:val="left"/>
      <w:pPr>
        <w:ind w:left="6408" w:hanging="360"/>
      </w:pPr>
      <w:rPr>
        <w:rFonts w:ascii="Courier New" w:hAnsi="Courier New" w:cs="Courier New" w:hint="default"/>
      </w:rPr>
    </w:lvl>
    <w:lvl w:ilvl="8" w:tplc="7B004C5E" w:tentative="1">
      <w:start w:val="1"/>
      <w:numFmt w:val="bullet"/>
      <w:lvlText w:val=""/>
      <w:lvlJc w:val="left"/>
      <w:pPr>
        <w:ind w:left="7128" w:hanging="360"/>
      </w:pPr>
      <w:rPr>
        <w:rFonts w:ascii="Wingdings" w:hAnsi="Wingdings" w:hint="default"/>
      </w:rPr>
    </w:lvl>
  </w:abstractNum>
  <w:abstractNum w:abstractNumId="3" w15:restartNumberingAfterBreak="0">
    <w:nsid w:val="09483958"/>
    <w:multiLevelType w:val="multilevel"/>
    <w:tmpl w:val="66A06A34"/>
    <w:lvl w:ilvl="0">
      <w:start w:val="1"/>
      <w:numFmt w:val="lowerLetter"/>
      <w:lvlText w:val="%1."/>
      <w:lvlJc w:val="left"/>
      <w:pPr>
        <w:tabs>
          <w:tab w:val="left" w:pos="432"/>
        </w:tabs>
      </w:pPr>
      <w:rPr>
        <w:rFonts w:ascii="Arial" w:eastAsia="Arial" w:hAnsi="Arial"/>
        <w:color w:val="000000"/>
        <w:spacing w:val="-2"/>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EB30957"/>
    <w:multiLevelType w:val="multilevel"/>
    <w:tmpl w:val="3F6809E6"/>
    <w:lvl w:ilvl="0">
      <w:start w:val="1"/>
      <w:numFmt w:val="decimal"/>
      <w:pStyle w:val="Heading2"/>
      <w:lvlText w:val="%1."/>
      <w:lvlJc w:val="left"/>
      <w:pPr>
        <w:ind w:left="567" w:hanging="567"/>
      </w:pPr>
      <w:rPr>
        <w:rFonts w:hint="default"/>
      </w:rPr>
    </w:lvl>
    <w:lvl w:ilvl="1">
      <w:start w:val="1"/>
      <w:numFmt w:val="decimal"/>
      <w:pStyle w:val="Clauselevel1"/>
      <w:lvlText w:val="%1.%2"/>
      <w:lvlJc w:val="left"/>
      <w:pPr>
        <w:ind w:left="567" w:hanging="567"/>
      </w:pPr>
      <w:rPr>
        <w:rFonts w:hint="default"/>
        <w:b w:val="0"/>
      </w:rPr>
    </w:lvl>
    <w:lvl w:ilvl="2">
      <w:start w:val="1"/>
      <w:numFmt w:val="decimal"/>
      <w:pStyle w:val="Sub-clauselevel2"/>
      <w:lvlText w:val="%1.%2.%3"/>
      <w:lvlJc w:val="left"/>
      <w:pPr>
        <w:ind w:left="1135" w:hanging="567"/>
      </w:pPr>
      <w:rPr>
        <w:rFonts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5" w15:restartNumberingAfterBreak="0">
    <w:nsid w:val="18EA6E57"/>
    <w:multiLevelType w:val="multilevel"/>
    <w:tmpl w:val="7918FEC2"/>
    <w:lvl w:ilvl="0">
      <w:start w:val="1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6" w15:restartNumberingAfterBreak="0">
    <w:nsid w:val="20BE56A4"/>
    <w:multiLevelType w:val="multilevel"/>
    <w:tmpl w:val="4BF2E526"/>
    <w:lvl w:ilvl="0">
      <w:start w:val="1"/>
      <w:numFmt w:val="lowerLetter"/>
      <w:lvlText w:val="%1."/>
      <w:lvlJc w:val="left"/>
      <w:pPr>
        <w:tabs>
          <w:tab w:val="left" w:pos="504"/>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38A10A6"/>
    <w:multiLevelType w:val="hybridMultilevel"/>
    <w:tmpl w:val="FBC66842"/>
    <w:lvl w:ilvl="0" w:tplc="B9F69072">
      <w:start w:val="1"/>
      <w:numFmt w:val="bullet"/>
      <w:lvlText w:val=""/>
      <w:lvlJc w:val="left"/>
      <w:pPr>
        <w:ind w:left="792" w:hanging="360"/>
      </w:pPr>
      <w:rPr>
        <w:rFonts w:ascii="Symbol" w:hAnsi="Symbol" w:hint="default"/>
      </w:rPr>
    </w:lvl>
    <w:lvl w:ilvl="1" w:tplc="D53042F2" w:tentative="1">
      <w:start w:val="1"/>
      <w:numFmt w:val="bullet"/>
      <w:lvlText w:val="o"/>
      <w:lvlJc w:val="left"/>
      <w:pPr>
        <w:ind w:left="1512" w:hanging="360"/>
      </w:pPr>
      <w:rPr>
        <w:rFonts w:ascii="Courier New" w:hAnsi="Courier New" w:cs="Courier New" w:hint="default"/>
      </w:rPr>
    </w:lvl>
    <w:lvl w:ilvl="2" w:tplc="9F1C94A8" w:tentative="1">
      <w:start w:val="1"/>
      <w:numFmt w:val="bullet"/>
      <w:lvlText w:val=""/>
      <w:lvlJc w:val="left"/>
      <w:pPr>
        <w:ind w:left="2232" w:hanging="360"/>
      </w:pPr>
      <w:rPr>
        <w:rFonts w:ascii="Wingdings" w:hAnsi="Wingdings" w:hint="default"/>
      </w:rPr>
    </w:lvl>
    <w:lvl w:ilvl="3" w:tplc="92B0CF68" w:tentative="1">
      <w:start w:val="1"/>
      <w:numFmt w:val="bullet"/>
      <w:lvlText w:val=""/>
      <w:lvlJc w:val="left"/>
      <w:pPr>
        <w:ind w:left="2952" w:hanging="360"/>
      </w:pPr>
      <w:rPr>
        <w:rFonts w:ascii="Symbol" w:hAnsi="Symbol" w:hint="default"/>
      </w:rPr>
    </w:lvl>
    <w:lvl w:ilvl="4" w:tplc="604A6D32" w:tentative="1">
      <w:start w:val="1"/>
      <w:numFmt w:val="bullet"/>
      <w:lvlText w:val="o"/>
      <w:lvlJc w:val="left"/>
      <w:pPr>
        <w:ind w:left="3672" w:hanging="360"/>
      </w:pPr>
      <w:rPr>
        <w:rFonts w:ascii="Courier New" w:hAnsi="Courier New" w:cs="Courier New" w:hint="default"/>
      </w:rPr>
    </w:lvl>
    <w:lvl w:ilvl="5" w:tplc="83A27864" w:tentative="1">
      <w:start w:val="1"/>
      <w:numFmt w:val="bullet"/>
      <w:lvlText w:val=""/>
      <w:lvlJc w:val="left"/>
      <w:pPr>
        <w:ind w:left="4392" w:hanging="360"/>
      </w:pPr>
      <w:rPr>
        <w:rFonts w:ascii="Wingdings" w:hAnsi="Wingdings" w:hint="default"/>
      </w:rPr>
    </w:lvl>
    <w:lvl w:ilvl="6" w:tplc="22CEB072" w:tentative="1">
      <w:start w:val="1"/>
      <w:numFmt w:val="bullet"/>
      <w:lvlText w:val=""/>
      <w:lvlJc w:val="left"/>
      <w:pPr>
        <w:ind w:left="5112" w:hanging="360"/>
      </w:pPr>
      <w:rPr>
        <w:rFonts w:ascii="Symbol" w:hAnsi="Symbol" w:hint="default"/>
      </w:rPr>
    </w:lvl>
    <w:lvl w:ilvl="7" w:tplc="A93A9CA6" w:tentative="1">
      <w:start w:val="1"/>
      <w:numFmt w:val="bullet"/>
      <w:lvlText w:val="o"/>
      <w:lvlJc w:val="left"/>
      <w:pPr>
        <w:ind w:left="5832" w:hanging="360"/>
      </w:pPr>
      <w:rPr>
        <w:rFonts w:ascii="Courier New" w:hAnsi="Courier New" w:cs="Courier New" w:hint="default"/>
      </w:rPr>
    </w:lvl>
    <w:lvl w:ilvl="8" w:tplc="1AA69D80" w:tentative="1">
      <w:start w:val="1"/>
      <w:numFmt w:val="bullet"/>
      <w:lvlText w:val=""/>
      <w:lvlJc w:val="left"/>
      <w:pPr>
        <w:ind w:left="6552" w:hanging="360"/>
      </w:pPr>
      <w:rPr>
        <w:rFonts w:ascii="Wingdings" w:hAnsi="Wingdings" w:hint="default"/>
      </w:rPr>
    </w:lvl>
  </w:abstractNum>
  <w:abstractNum w:abstractNumId="8" w15:restartNumberingAfterBreak="0">
    <w:nsid w:val="25B66186"/>
    <w:multiLevelType w:val="multilevel"/>
    <w:tmpl w:val="430A578C"/>
    <w:lvl w:ilvl="0">
      <w:start w:val="1"/>
      <w:numFmt w:val="decimal"/>
      <w:lvlText w:val="%1."/>
      <w:lvlJc w:val="left"/>
      <w:pPr>
        <w:tabs>
          <w:tab w:val="left" w:pos="576"/>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9B124DE"/>
    <w:multiLevelType w:val="hybridMultilevel"/>
    <w:tmpl w:val="7F86CBC4"/>
    <w:lvl w:ilvl="0" w:tplc="7D3C0664">
      <w:start w:val="1"/>
      <w:numFmt w:val="bullet"/>
      <w:lvlText w:val=""/>
      <w:lvlJc w:val="left"/>
      <w:pPr>
        <w:ind w:left="1728" w:hanging="360"/>
      </w:pPr>
      <w:rPr>
        <w:rFonts w:ascii="Symbol" w:hAnsi="Symbol" w:hint="default"/>
      </w:rPr>
    </w:lvl>
    <w:lvl w:ilvl="1" w:tplc="A7B43250" w:tentative="1">
      <w:start w:val="1"/>
      <w:numFmt w:val="bullet"/>
      <w:lvlText w:val="o"/>
      <w:lvlJc w:val="left"/>
      <w:pPr>
        <w:ind w:left="2448" w:hanging="360"/>
      </w:pPr>
      <w:rPr>
        <w:rFonts w:ascii="Courier New" w:hAnsi="Courier New" w:cs="Courier New" w:hint="default"/>
      </w:rPr>
    </w:lvl>
    <w:lvl w:ilvl="2" w:tplc="70E0DEB8" w:tentative="1">
      <w:start w:val="1"/>
      <w:numFmt w:val="bullet"/>
      <w:lvlText w:val=""/>
      <w:lvlJc w:val="left"/>
      <w:pPr>
        <w:ind w:left="3168" w:hanging="360"/>
      </w:pPr>
      <w:rPr>
        <w:rFonts w:ascii="Wingdings" w:hAnsi="Wingdings" w:hint="default"/>
      </w:rPr>
    </w:lvl>
    <w:lvl w:ilvl="3" w:tplc="FD2E647A" w:tentative="1">
      <w:start w:val="1"/>
      <w:numFmt w:val="bullet"/>
      <w:lvlText w:val=""/>
      <w:lvlJc w:val="left"/>
      <w:pPr>
        <w:ind w:left="3888" w:hanging="360"/>
      </w:pPr>
      <w:rPr>
        <w:rFonts w:ascii="Symbol" w:hAnsi="Symbol" w:hint="default"/>
      </w:rPr>
    </w:lvl>
    <w:lvl w:ilvl="4" w:tplc="1CAC5E80" w:tentative="1">
      <w:start w:val="1"/>
      <w:numFmt w:val="bullet"/>
      <w:lvlText w:val="o"/>
      <w:lvlJc w:val="left"/>
      <w:pPr>
        <w:ind w:left="4608" w:hanging="360"/>
      </w:pPr>
      <w:rPr>
        <w:rFonts w:ascii="Courier New" w:hAnsi="Courier New" w:cs="Courier New" w:hint="default"/>
      </w:rPr>
    </w:lvl>
    <w:lvl w:ilvl="5" w:tplc="B4105CDA" w:tentative="1">
      <w:start w:val="1"/>
      <w:numFmt w:val="bullet"/>
      <w:lvlText w:val=""/>
      <w:lvlJc w:val="left"/>
      <w:pPr>
        <w:ind w:left="5328" w:hanging="360"/>
      </w:pPr>
      <w:rPr>
        <w:rFonts w:ascii="Wingdings" w:hAnsi="Wingdings" w:hint="default"/>
      </w:rPr>
    </w:lvl>
    <w:lvl w:ilvl="6" w:tplc="6D22273C" w:tentative="1">
      <w:start w:val="1"/>
      <w:numFmt w:val="bullet"/>
      <w:lvlText w:val=""/>
      <w:lvlJc w:val="left"/>
      <w:pPr>
        <w:ind w:left="6048" w:hanging="360"/>
      </w:pPr>
      <w:rPr>
        <w:rFonts w:ascii="Symbol" w:hAnsi="Symbol" w:hint="default"/>
      </w:rPr>
    </w:lvl>
    <w:lvl w:ilvl="7" w:tplc="71DA50EE" w:tentative="1">
      <w:start w:val="1"/>
      <w:numFmt w:val="bullet"/>
      <w:lvlText w:val="o"/>
      <w:lvlJc w:val="left"/>
      <w:pPr>
        <w:ind w:left="6768" w:hanging="360"/>
      </w:pPr>
      <w:rPr>
        <w:rFonts w:ascii="Courier New" w:hAnsi="Courier New" w:cs="Courier New" w:hint="default"/>
      </w:rPr>
    </w:lvl>
    <w:lvl w:ilvl="8" w:tplc="0DACC07C" w:tentative="1">
      <w:start w:val="1"/>
      <w:numFmt w:val="bullet"/>
      <w:lvlText w:val=""/>
      <w:lvlJc w:val="left"/>
      <w:pPr>
        <w:ind w:left="7488" w:hanging="360"/>
      </w:pPr>
      <w:rPr>
        <w:rFonts w:ascii="Wingdings" w:hAnsi="Wingdings" w:hint="default"/>
      </w:rPr>
    </w:lvl>
  </w:abstractNum>
  <w:abstractNum w:abstractNumId="10" w15:restartNumberingAfterBreak="0">
    <w:nsid w:val="2CEE006D"/>
    <w:multiLevelType w:val="hybridMultilevel"/>
    <w:tmpl w:val="47CCE7CA"/>
    <w:lvl w:ilvl="0" w:tplc="63BA7580">
      <w:start w:val="1"/>
      <w:numFmt w:val="lowerLetter"/>
      <w:lvlText w:val="%1."/>
      <w:lvlJc w:val="left"/>
      <w:pPr>
        <w:ind w:left="720" w:hanging="360"/>
      </w:pPr>
    </w:lvl>
    <w:lvl w:ilvl="1" w:tplc="2AAEB3DE">
      <w:start w:val="1"/>
      <w:numFmt w:val="lowerLetter"/>
      <w:lvlText w:val="%2."/>
      <w:lvlJc w:val="left"/>
      <w:pPr>
        <w:ind w:left="1440" w:hanging="360"/>
      </w:pPr>
    </w:lvl>
    <w:lvl w:ilvl="2" w:tplc="F0FA30DA">
      <w:start w:val="1"/>
      <w:numFmt w:val="lowerRoman"/>
      <w:lvlText w:val="%3."/>
      <w:lvlJc w:val="right"/>
      <w:pPr>
        <w:ind w:left="2160" w:hanging="180"/>
      </w:pPr>
    </w:lvl>
    <w:lvl w:ilvl="3" w:tplc="7614502E">
      <w:start w:val="1"/>
      <w:numFmt w:val="decimal"/>
      <w:lvlText w:val="%4."/>
      <w:lvlJc w:val="left"/>
      <w:pPr>
        <w:ind w:left="2880" w:hanging="360"/>
      </w:pPr>
    </w:lvl>
    <w:lvl w:ilvl="4" w:tplc="65062F8A">
      <w:start w:val="1"/>
      <w:numFmt w:val="lowerLetter"/>
      <w:lvlText w:val="%5."/>
      <w:lvlJc w:val="left"/>
      <w:pPr>
        <w:ind w:left="3600" w:hanging="360"/>
      </w:pPr>
    </w:lvl>
    <w:lvl w:ilvl="5" w:tplc="0B4A5AD6">
      <w:start w:val="1"/>
      <w:numFmt w:val="lowerRoman"/>
      <w:lvlText w:val="%6."/>
      <w:lvlJc w:val="right"/>
      <w:pPr>
        <w:ind w:left="4320" w:hanging="180"/>
      </w:pPr>
    </w:lvl>
    <w:lvl w:ilvl="6" w:tplc="2B9C8294">
      <w:start w:val="1"/>
      <w:numFmt w:val="decimal"/>
      <w:lvlText w:val="%7."/>
      <w:lvlJc w:val="left"/>
      <w:pPr>
        <w:ind w:left="5040" w:hanging="360"/>
      </w:pPr>
    </w:lvl>
    <w:lvl w:ilvl="7" w:tplc="EE04D936">
      <w:start w:val="1"/>
      <w:numFmt w:val="lowerLetter"/>
      <w:lvlText w:val="%8."/>
      <w:lvlJc w:val="left"/>
      <w:pPr>
        <w:ind w:left="5760" w:hanging="360"/>
      </w:pPr>
    </w:lvl>
    <w:lvl w:ilvl="8" w:tplc="AD343E92">
      <w:start w:val="1"/>
      <w:numFmt w:val="lowerRoman"/>
      <w:lvlText w:val="%9."/>
      <w:lvlJc w:val="right"/>
      <w:pPr>
        <w:ind w:left="6480" w:hanging="180"/>
      </w:pPr>
    </w:lvl>
  </w:abstractNum>
  <w:abstractNum w:abstractNumId="11" w15:restartNumberingAfterBreak="0">
    <w:nsid w:val="2FA7525D"/>
    <w:multiLevelType w:val="multilevel"/>
    <w:tmpl w:val="1084D568"/>
    <w:lvl w:ilvl="0">
      <w:start w:val="1"/>
      <w:numFmt w:val="lowerLetter"/>
      <w:lvlText w:val="%1."/>
      <w:lvlJc w:val="left"/>
      <w:pPr>
        <w:tabs>
          <w:tab w:val="left" w:pos="432"/>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0E16075"/>
    <w:multiLevelType w:val="multilevel"/>
    <w:tmpl w:val="45F65F1E"/>
    <w:lvl w:ilvl="0">
      <w:start w:val="1"/>
      <w:numFmt w:val="decimal"/>
      <w:lvlText w:val="%1."/>
      <w:lvlJc w:val="left"/>
      <w:pPr>
        <w:tabs>
          <w:tab w:val="left" w:pos="144"/>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3256141"/>
    <w:multiLevelType w:val="multilevel"/>
    <w:tmpl w:val="7BEED382"/>
    <w:lvl w:ilvl="0">
      <w:start w:val="1"/>
      <w:numFmt w:val="lowerLetter"/>
      <w:lvlText w:val="%1."/>
      <w:lvlJc w:val="left"/>
      <w:pPr>
        <w:tabs>
          <w:tab w:val="left" w:pos="432"/>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3AD2D0E"/>
    <w:multiLevelType w:val="multilevel"/>
    <w:tmpl w:val="70DC294C"/>
    <w:lvl w:ilvl="0">
      <w:start w:val="1"/>
      <w:numFmt w:val="lowerLetter"/>
      <w:lvlText w:val="%1."/>
      <w:lvlJc w:val="left"/>
      <w:pPr>
        <w:tabs>
          <w:tab w:val="left" w:pos="432"/>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A283D32"/>
    <w:multiLevelType w:val="multilevel"/>
    <w:tmpl w:val="D206CE2E"/>
    <w:lvl w:ilvl="0">
      <w:start w:val="1"/>
      <w:numFmt w:val="lowerLetter"/>
      <w:lvlText w:val="%1)"/>
      <w:lvlJc w:val="left"/>
      <w:pPr>
        <w:tabs>
          <w:tab w:val="left" w:pos="288"/>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AB1579C"/>
    <w:multiLevelType w:val="multilevel"/>
    <w:tmpl w:val="79C62A0E"/>
    <w:lvl w:ilvl="0">
      <w:start w:val="19"/>
      <w:numFmt w:val="decimal"/>
      <w:lvlText w:val="%1."/>
      <w:lvlJc w:val="left"/>
      <w:pPr>
        <w:tabs>
          <w:tab w:val="left" w:pos="576"/>
        </w:tabs>
      </w:pPr>
      <w:rPr>
        <w:rFonts w:ascii="Arial" w:eastAsia="Arial" w:hAnsi="Arial"/>
        <w:b/>
        <w:color w:val="002F86"/>
        <w:spacing w:val="-1"/>
        <w:w w:val="100"/>
        <w:sz w:val="3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E9BCA60"/>
    <w:multiLevelType w:val="hybridMultilevel"/>
    <w:tmpl w:val="693A6DE0"/>
    <w:lvl w:ilvl="0" w:tplc="CB3EAC12">
      <w:start w:val="1"/>
      <w:numFmt w:val="bullet"/>
      <w:lvlText w:val=""/>
      <w:lvlJc w:val="left"/>
      <w:pPr>
        <w:ind w:left="1368" w:hanging="360"/>
      </w:pPr>
      <w:rPr>
        <w:rFonts w:ascii="Symbol" w:hAnsi="Symbol" w:hint="default"/>
      </w:rPr>
    </w:lvl>
    <w:lvl w:ilvl="1" w:tplc="A590FD7C">
      <w:start w:val="1"/>
      <w:numFmt w:val="bullet"/>
      <w:lvlText w:val="o"/>
      <w:lvlJc w:val="left"/>
      <w:pPr>
        <w:ind w:left="2088" w:hanging="360"/>
      </w:pPr>
      <w:rPr>
        <w:rFonts w:ascii="Courier New" w:hAnsi="Courier New" w:hint="default"/>
      </w:rPr>
    </w:lvl>
    <w:lvl w:ilvl="2" w:tplc="4C14F418">
      <w:start w:val="1"/>
      <w:numFmt w:val="bullet"/>
      <w:lvlText w:val=""/>
      <w:lvlJc w:val="left"/>
      <w:pPr>
        <w:ind w:left="2808" w:hanging="360"/>
      </w:pPr>
      <w:rPr>
        <w:rFonts w:ascii="Wingdings" w:hAnsi="Wingdings" w:hint="default"/>
      </w:rPr>
    </w:lvl>
    <w:lvl w:ilvl="3" w:tplc="C18CB11E">
      <w:start w:val="1"/>
      <w:numFmt w:val="bullet"/>
      <w:lvlText w:val=""/>
      <w:lvlJc w:val="left"/>
      <w:pPr>
        <w:ind w:left="3528" w:hanging="360"/>
      </w:pPr>
      <w:rPr>
        <w:rFonts w:ascii="Symbol" w:hAnsi="Symbol" w:hint="default"/>
      </w:rPr>
    </w:lvl>
    <w:lvl w:ilvl="4" w:tplc="80CE0278">
      <w:start w:val="1"/>
      <w:numFmt w:val="bullet"/>
      <w:lvlText w:val="o"/>
      <w:lvlJc w:val="left"/>
      <w:pPr>
        <w:ind w:left="4248" w:hanging="360"/>
      </w:pPr>
      <w:rPr>
        <w:rFonts w:ascii="Courier New" w:hAnsi="Courier New" w:hint="default"/>
      </w:rPr>
    </w:lvl>
    <w:lvl w:ilvl="5" w:tplc="F6BAF30A">
      <w:start w:val="1"/>
      <w:numFmt w:val="bullet"/>
      <w:lvlText w:val=""/>
      <w:lvlJc w:val="left"/>
      <w:pPr>
        <w:ind w:left="4968" w:hanging="360"/>
      </w:pPr>
      <w:rPr>
        <w:rFonts w:ascii="Wingdings" w:hAnsi="Wingdings" w:hint="default"/>
      </w:rPr>
    </w:lvl>
    <w:lvl w:ilvl="6" w:tplc="4AC6EA76">
      <w:start w:val="1"/>
      <w:numFmt w:val="bullet"/>
      <w:lvlText w:val=""/>
      <w:lvlJc w:val="left"/>
      <w:pPr>
        <w:ind w:left="5688" w:hanging="360"/>
      </w:pPr>
      <w:rPr>
        <w:rFonts w:ascii="Symbol" w:hAnsi="Symbol" w:hint="default"/>
      </w:rPr>
    </w:lvl>
    <w:lvl w:ilvl="7" w:tplc="5C720800">
      <w:start w:val="1"/>
      <w:numFmt w:val="bullet"/>
      <w:lvlText w:val="o"/>
      <w:lvlJc w:val="left"/>
      <w:pPr>
        <w:ind w:left="6408" w:hanging="360"/>
      </w:pPr>
      <w:rPr>
        <w:rFonts w:ascii="Courier New" w:hAnsi="Courier New" w:hint="default"/>
      </w:rPr>
    </w:lvl>
    <w:lvl w:ilvl="8" w:tplc="620CE002">
      <w:start w:val="1"/>
      <w:numFmt w:val="bullet"/>
      <w:lvlText w:val=""/>
      <w:lvlJc w:val="left"/>
      <w:pPr>
        <w:ind w:left="7128" w:hanging="360"/>
      </w:pPr>
      <w:rPr>
        <w:rFonts w:ascii="Wingdings" w:hAnsi="Wingdings" w:hint="default"/>
      </w:rPr>
    </w:lvl>
  </w:abstractNum>
  <w:abstractNum w:abstractNumId="18" w15:restartNumberingAfterBreak="0">
    <w:nsid w:val="40AC4A23"/>
    <w:multiLevelType w:val="multilevel"/>
    <w:tmpl w:val="CA388342"/>
    <w:lvl w:ilvl="0">
      <w:start w:val="1"/>
      <w:numFmt w:val="lowerLetter"/>
      <w:lvlText w:val="%1."/>
      <w:lvlJc w:val="left"/>
      <w:pPr>
        <w:tabs>
          <w:tab w:val="left" w:pos="432"/>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A364106"/>
    <w:multiLevelType w:val="multilevel"/>
    <w:tmpl w:val="A7366024"/>
    <w:lvl w:ilvl="0">
      <w:start w:val="18"/>
      <w:numFmt w:val="decimal"/>
      <w:lvlText w:val="%1."/>
      <w:lvlJc w:val="left"/>
      <w:pPr>
        <w:ind w:left="522" w:hanging="450"/>
      </w:pPr>
      <w:rPr>
        <w:rFonts w:hint="default"/>
      </w:rPr>
    </w:lvl>
    <w:lvl w:ilvl="1">
      <w:start w:val="1"/>
      <w:numFmt w:val="decimal"/>
      <w:isLgl/>
      <w:lvlText w:val="%1.%2"/>
      <w:lvlJc w:val="left"/>
      <w:pPr>
        <w:ind w:left="602" w:hanging="530"/>
      </w:pPr>
      <w:rPr>
        <w:rFonts w:hint="default"/>
      </w:rPr>
    </w:lvl>
    <w:lvl w:ilvl="2">
      <w:start w:val="1"/>
      <w:numFmt w:val="decimal"/>
      <w:isLgl/>
      <w:lvlText w:val="%1.%2.%3"/>
      <w:lvlJc w:val="left"/>
      <w:pPr>
        <w:ind w:left="792" w:hanging="720"/>
      </w:pPr>
      <w:rPr>
        <w:rFonts w:hint="default"/>
      </w:rPr>
    </w:lvl>
    <w:lvl w:ilvl="3">
      <w:start w:val="1"/>
      <w:numFmt w:val="decimal"/>
      <w:isLgl/>
      <w:lvlText w:val="%1.%2.%3.%4"/>
      <w:lvlJc w:val="left"/>
      <w:pPr>
        <w:ind w:left="1152" w:hanging="1080"/>
      </w:pPr>
      <w:rPr>
        <w:rFonts w:hint="default"/>
      </w:rPr>
    </w:lvl>
    <w:lvl w:ilvl="4">
      <w:start w:val="1"/>
      <w:numFmt w:val="decimal"/>
      <w:isLgl/>
      <w:lvlText w:val="%1.%2.%3.%4.%5"/>
      <w:lvlJc w:val="left"/>
      <w:pPr>
        <w:ind w:left="1152" w:hanging="1080"/>
      </w:pPr>
      <w:rPr>
        <w:rFonts w:hint="default"/>
      </w:rPr>
    </w:lvl>
    <w:lvl w:ilvl="5">
      <w:start w:val="1"/>
      <w:numFmt w:val="decimal"/>
      <w:isLgl/>
      <w:lvlText w:val="%1.%2.%3.%4.%5.%6"/>
      <w:lvlJc w:val="left"/>
      <w:pPr>
        <w:ind w:left="1512" w:hanging="1440"/>
      </w:pPr>
      <w:rPr>
        <w:rFonts w:hint="default"/>
      </w:rPr>
    </w:lvl>
    <w:lvl w:ilvl="6">
      <w:start w:val="1"/>
      <w:numFmt w:val="decimal"/>
      <w:isLgl/>
      <w:lvlText w:val="%1.%2.%3.%4.%5.%6.%7"/>
      <w:lvlJc w:val="left"/>
      <w:pPr>
        <w:ind w:left="1512" w:hanging="1440"/>
      </w:pPr>
      <w:rPr>
        <w:rFonts w:hint="default"/>
      </w:rPr>
    </w:lvl>
    <w:lvl w:ilvl="7">
      <w:start w:val="1"/>
      <w:numFmt w:val="decimal"/>
      <w:isLgl/>
      <w:lvlText w:val="%1.%2.%3.%4.%5.%6.%7.%8"/>
      <w:lvlJc w:val="left"/>
      <w:pPr>
        <w:ind w:left="1872" w:hanging="1800"/>
      </w:pPr>
      <w:rPr>
        <w:rFonts w:hint="default"/>
      </w:rPr>
    </w:lvl>
    <w:lvl w:ilvl="8">
      <w:start w:val="1"/>
      <w:numFmt w:val="decimal"/>
      <w:isLgl/>
      <w:lvlText w:val="%1.%2.%3.%4.%5.%6.%7.%8.%9"/>
      <w:lvlJc w:val="left"/>
      <w:pPr>
        <w:ind w:left="1872" w:hanging="1800"/>
      </w:pPr>
      <w:rPr>
        <w:rFonts w:hint="default"/>
      </w:rPr>
    </w:lvl>
  </w:abstractNum>
  <w:abstractNum w:abstractNumId="20" w15:restartNumberingAfterBreak="0">
    <w:nsid w:val="4C563983"/>
    <w:multiLevelType w:val="multilevel"/>
    <w:tmpl w:val="37BA61E2"/>
    <w:lvl w:ilvl="0">
      <w:start w:val="1"/>
      <w:numFmt w:val="lowerRoman"/>
      <w:lvlText w:val="(%1)"/>
      <w:lvlJc w:val="left"/>
      <w:pPr>
        <w:tabs>
          <w:tab w:val="left" w:pos="432"/>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D5E55D6"/>
    <w:multiLevelType w:val="multilevel"/>
    <w:tmpl w:val="806AE564"/>
    <w:lvl w:ilvl="0">
      <w:start w:val="1"/>
      <w:numFmt w:val="lowerLetter"/>
      <w:lvlText w:val="%1."/>
      <w:lvlJc w:val="left"/>
      <w:pPr>
        <w:tabs>
          <w:tab w:val="left" w:pos="432"/>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372B5F1"/>
    <w:multiLevelType w:val="hybridMultilevel"/>
    <w:tmpl w:val="67E8BF30"/>
    <w:lvl w:ilvl="0" w:tplc="14E85B0E">
      <w:start w:val="1"/>
      <w:numFmt w:val="bullet"/>
      <w:lvlText w:val=""/>
      <w:lvlJc w:val="left"/>
      <w:pPr>
        <w:ind w:left="1080" w:hanging="360"/>
      </w:pPr>
      <w:rPr>
        <w:rFonts w:ascii="Symbol" w:hAnsi="Symbol" w:hint="default"/>
      </w:rPr>
    </w:lvl>
    <w:lvl w:ilvl="1" w:tplc="8BB62FD6">
      <w:start w:val="1"/>
      <w:numFmt w:val="bullet"/>
      <w:lvlText w:val="o"/>
      <w:lvlJc w:val="left"/>
      <w:pPr>
        <w:ind w:left="1800" w:hanging="360"/>
      </w:pPr>
      <w:rPr>
        <w:rFonts w:ascii="Courier New" w:hAnsi="Courier New" w:hint="default"/>
      </w:rPr>
    </w:lvl>
    <w:lvl w:ilvl="2" w:tplc="B552A0B4">
      <w:start w:val="1"/>
      <w:numFmt w:val="bullet"/>
      <w:lvlText w:val=""/>
      <w:lvlJc w:val="left"/>
      <w:pPr>
        <w:ind w:left="2520" w:hanging="360"/>
      </w:pPr>
      <w:rPr>
        <w:rFonts w:ascii="Wingdings" w:hAnsi="Wingdings" w:hint="default"/>
      </w:rPr>
    </w:lvl>
    <w:lvl w:ilvl="3" w:tplc="C8C005EE">
      <w:start w:val="1"/>
      <w:numFmt w:val="bullet"/>
      <w:lvlText w:val=""/>
      <w:lvlJc w:val="left"/>
      <w:pPr>
        <w:ind w:left="3240" w:hanging="360"/>
      </w:pPr>
      <w:rPr>
        <w:rFonts w:ascii="Symbol" w:hAnsi="Symbol" w:hint="default"/>
      </w:rPr>
    </w:lvl>
    <w:lvl w:ilvl="4" w:tplc="F364FEA8">
      <w:start w:val="1"/>
      <w:numFmt w:val="bullet"/>
      <w:lvlText w:val="o"/>
      <w:lvlJc w:val="left"/>
      <w:pPr>
        <w:ind w:left="3960" w:hanging="360"/>
      </w:pPr>
      <w:rPr>
        <w:rFonts w:ascii="Courier New" w:hAnsi="Courier New" w:hint="default"/>
      </w:rPr>
    </w:lvl>
    <w:lvl w:ilvl="5" w:tplc="2FB6CAD6">
      <w:start w:val="1"/>
      <w:numFmt w:val="bullet"/>
      <w:lvlText w:val=""/>
      <w:lvlJc w:val="left"/>
      <w:pPr>
        <w:ind w:left="4680" w:hanging="360"/>
      </w:pPr>
      <w:rPr>
        <w:rFonts w:ascii="Wingdings" w:hAnsi="Wingdings" w:hint="default"/>
      </w:rPr>
    </w:lvl>
    <w:lvl w:ilvl="6" w:tplc="F89AB05C">
      <w:start w:val="1"/>
      <w:numFmt w:val="bullet"/>
      <w:lvlText w:val=""/>
      <w:lvlJc w:val="left"/>
      <w:pPr>
        <w:ind w:left="5400" w:hanging="360"/>
      </w:pPr>
      <w:rPr>
        <w:rFonts w:ascii="Symbol" w:hAnsi="Symbol" w:hint="default"/>
      </w:rPr>
    </w:lvl>
    <w:lvl w:ilvl="7" w:tplc="39BC42DE">
      <w:start w:val="1"/>
      <w:numFmt w:val="bullet"/>
      <w:lvlText w:val="o"/>
      <w:lvlJc w:val="left"/>
      <w:pPr>
        <w:ind w:left="6120" w:hanging="360"/>
      </w:pPr>
      <w:rPr>
        <w:rFonts w:ascii="Courier New" w:hAnsi="Courier New" w:hint="default"/>
      </w:rPr>
    </w:lvl>
    <w:lvl w:ilvl="8" w:tplc="BA361848">
      <w:start w:val="1"/>
      <w:numFmt w:val="bullet"/>
      <w:lvlText w:val=""/>
      <w:lvlJc w:val="left"/>
      <w:pPr>
        <w:ind w:left="6840" w:hanging="360"/>
      </w:pPr>
      <w:rPr>
        <w:rFonts w:ascii="Wingdings" w:hAnsi="Wingdings" w:hint="default"/>
      </w:rPr>
    </w:lvl>
  </w:abstractNum>
  <w:abstractNum w:abstractNumId="23" w15:restartNumberingAfterBreak="0">
    <w:nsid w:val="55D50C02"/>
    <w:multiLevelType w:val="hybridMultilevel"/>
    <w:tmpl w:val="E76CDE20"/>
    <w:lvl w:ilvl="0" w:tplc="2A5668E0">
      <w:start w:val="11"/>
      <w:numFmt w:val="decimal"/>
      <w:lvlText w:val="%1."/>
      <w:lvlJc w:val="left"/>
      <w:pPr>
        <w:ind w:left="810" w:hanging="450"/>
      </w:pPr>
      <w:rPr>
        <w:rFonts w:hint="default"/>
      </w:rPr>
    </w:lvl>
    <w:lvl w:ilvl="1" w:tplc="B5FAD366" w:tentative="1">
      <w:start w:val="1"/>
      <w:numFmt w:val="lowerLetter"/>
      <w:lvlText w:val="%2."/>
      <w:lvlJc w:val="left"/>
      <w:pPr>
        <w:ind w:left="1440" w:hanging="360"/>
      </w:pPr>
    </w:lvl>
    <w:lvl w:ilvl="2" w:tplc="860E5D42" w:tentative="1">
      <w:start w:val="1"/>
      <w:numFmt w:val="lowerRoman"/>
      <w:lvlText w:val="%3."/>
      <w:lvlJc w:val="right"/>
      <w:pPr>
        <w:ind w:left="2160" w:hanging="180"/>
      </w:pPr>
    </w:lvl>
    <w:lvl w:ilvl="3" w:tplc="41C205B0" w:tentative="1">
      <w:start w:val="1"/>
      <w:numFmt w:val="decimal"/>
      <w:lvlText w:val="%4."/>
      <w:lvlJc w:val="left"/>
      <w:pPr>
        <w:ind w:left="2880" w:hanging="360"/>
      </w:pPr>
    </w:lvl>
    <w:lvl w:ilvl="4" w:tplc="9B1278F8" w:tentative="1">
      <w:start w:val="1"/>
      <w:numFmt w:val="lowerLetter"/>
      <w:lvlText w:val="%5."/>
      <w:lvlJc w:val="left"/>
      <w:pPr>
        <w:ind w:left="3600" w:hanging="360"/>
      </w:pPr>
    </w:lvl>
    <w:lvl w:ilvl="5" w:tplc="3C6E9C5A" w:tentative="1">
      <w:start w:val="1"/>
      <w:numFmt w:val="lowerRoman"/>
      <w:lvlText w:val="%6."/>
      <w:lvlJc w:val="right"/>
      <w:pPr>
        <w:ind w:left="4320" w:hanging="180"/>
      </w:pPr>
    </w:lvl>
    <w:lvl w:ilvl="6" w:tplc="C576E89C" w:tentative="1">
      <w:start w:val="1"/>
      <w:numFmt w:val="decimal"/>
      <w:lvlText w:val="%7."/>
      <w:lvlJc w:val="left"/>
      <w:pPr>
        <w:ind w:left="5040" w:hanging="360"/>
      </w:pPr>
    </w:lvl>
    <w:lvl w:ilvl="7" w:tplc="63728F14" w:tentative="1">
      <w:start w:val="1"/>
      <w:numFmt w:val="lowerLetter"/>
      <w:lvlText w:val="%8."/>
      <w:lvlJc w:val="left"/>
      <w:pPr>
        <w:ind w:left="5760" w:hanging="360"/>
      </w:pPr>
    </w:lvl>
    <w:lvl w:ilvl="8" w:tplc="64D821FA" w:tentative="1">
      <w:start w:val="1"/>
      <w:numFmt w:val="lowerRoman"/>
      <w:lvlText w:val="%9."/>
      <w:lvlJc w:val="right"/>
      <w:pPr>
        <w:ind w:left="6480" w:hanging="180"/>
      </w:pPr>
    </w:lvl>
  </w:abstractNum>
  <w:abstractNum w:abstractNumId="24" w15:restartNumberingAfterBreak="0">
    <w:nsid w:val="5B922992"/>
    <w:multiLevelType w:val="hybridMultilevel"/>
    <w:tmpl w:val="C49C4D18"/>
    <w:lvl w:ilvl="0" w:tplc="04707658">
      <w:start w:val="1"/>
      <w:numFmt w:val="bullet"/>
      <w:lvlText w:val=""/>
      <w:lvlJc w:val="left"/>
      <w:pPr>
        <w:ind w:left="1080" w:hanging="360"/>
      </w:pPr>
      <w:rPr>
        <w:rFonts w:ascii="Symbol" w:hAnsi="Symbol" w:hint="default"/>
      </w:rPr>
    </w:lvl>
    <w:lvl w:ilvl="1" w:tplc="804EA430">
      <w:start w:val="1"/>
      <w:numFmt w:val="bullet"/>
      <w:lvlText w:val="o"/>
      <w:lvlJc w:val="left"/>
      <w:pPr>
        <w:ind w:left="1800" w:hanging="360"/>
      </w:pPr>
      <w:rPr>
        <w:rFonts w:ascii="Courier New" w:hAnsi="Courier New" w:hint="default"/>
      </w:rPr>
    </w:lvl>
    <w:lvl w:ilvl="2" w:tplc="3FCAAFD6">
      <w:start w:val="1"/>
      <w:numFmt w:val="bullet"/>
      <w:lvlText w:val=""/>
      <w:lvlJc w:val="left"/>
      <w:pPr>
        <w:ind w:left="2520" w:hanging="360"/>
      </w:pPr>
      <w:rPr>
        <w:rFonts w:ascii="Wingdings" w:hAnsi="Wingdings" w:hint="default"/>
      </w:rPr>
    </w:lvl>
    <w:lvl w:ilvl="3" w:tplc="436260E8">
      <w:start w:val="1"/>
      <w:numFmt w:val="bullet"/>
      <w:lvlText w:val=""/>
      <w:lvlJc w:val="left"/>
      <w:pPr>
        <w:ind w:left="3240" w:hanging="360"/>
      </w:pPr>
      <w:rPr>
        <w:rFonts w:ascii="Symbol" w:hAnsi="Symbol" w:hint="default"/>
      </w:rPr>
    </w:lvl>
    <w:lvl w:ilvl="4" w:tplc="1DE66348">
      <w:start w:val="1"/>
      <w:numFmt w:val="bullet"/>
      <w:lvlText w:val="o"/>
      <w:lvlJc w:val="left"/>
      <w:pPr>
        <w:ind w:left="3960" w:hanging="360"/>
      </w:pPr>
      <w:rPr>
        <w:rFonts w:ascii="Courier New" w:hAnsi="Courier New" w:hint="default"/>
      </w:rPr>
    </w:lvl>
    <w:lvl w:ilvl="5" w:tplc="3ECA30EE">
      <w:start w:val="1"/>
      <w:numFmt w:val="bullet"/>
      <w:lvlText w:val=""/>
      <w:lvlJc w:val="left"/>
      <w:pPr>
        <w:ind w:left="4680" w:hanging="360"/>
      </w:pPr>
      <w:rPr>
        <w:rFonts w:ascii="Wingdings" w:hAnsi="Wingdings" w:hint="default"/>
      </w:rPr>
    </w:lvl>
    <w:lvl w:ilvl="6" w:tplc="73A63218">
      <w:start w:val="1"/>
      <w:numFmt w:val="bullet"/>
      <w:lvlText w:val=""/>
      <w:lvlJc w:val="left"/>
      <w:pPr>
        <w:ind w:left="5400" w:hanging="360"/>
      </w:pPr>
      <w:rPr>
        <w:rFonts w:ascii="Symbol" w:hAnsi="Symbol" w:hint="default"/>
      </w:rPr>
    </w:lvl>
    <w:lvl w:ilvl="7" w:tplc="501A6D88">
      <w:start w:val="1"/>
      <w:numFmt w:val="bullet"/>
      <w:lvlText w:val="o"/>
      <w:lvlJc w:val="left"/>
      <w:pPr>
        <w:ind w:left="6120" w:hanging="360"/>
      </w:pPr>
      <w:rPr>
        <w:rFonts w:ascii="Courier New" w:hAnsi="Courier New" w:hint="default"/>
      </w:rPr>
    </w:lvl>
    <w:lvl w:ilvl="8" w:tplc="78247F82">
      <w:start w:val="1"/>
      <w:numFmt w:val="bullet"/>
      <w:lvlText w:val=""/>
      <w:lvlJc w:val="left"/>
      <w:pPr>
        <w:ind w:left="6840" w:hanging="360"/>
      </w:pPr>
      <w:rPr>
        <w:rFonts w:ascii="Wingdings" w:hAnsi="Wingdings" w:hint="default"/>
      </w:rPr>
    </w:lvl>
  </w:abstractNum>
  <w:abstractNum w:abstractNumId="25" w15:restartNumberingAfterBreak="0">
    <w:nsid w:val="5C805CAF"/>
    <w:multiLevelType w:val="multilevel"/>
    <w:tmpl w:val="C7F211D6"/>
    <w:lvl w:ilvl="0">
      <w:start w:val="1"/>
      <w:numFmt w:val="lowerLetter"/>
      <w:lvlText w:val="%1."/>
      <w:lvlJc w:val="left"/>
      <w:pPr>
        <w:tabs>
          <w:tab w:val="left" w:pos="432"/>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5FF03A2D"/>
    <w:multiLevelType w:val="multilevel"/>
    <w:tmpl w:val="194E29DA"/>
    <w:lvl w:ilvl="0">
      <w:start w:val="1"/>
      <w:numFmt w:val="lowerRoman"/>
      <w:lvlText w:val="(%1)"/>
      <w:lvlJc w:val="left"/>
      <w:pPr>
        <w:tabs>
          <w:tab w:val="left" w:pos="432"/>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63766EED"/>
    <w:multiLevelType w:val="multilevel"/>
    <w:tmpl w:val="7D885452"/>
    <w:lvl w:ilvl="0">
      <w:start w:val="2"/>
      <w:numFmt w:val="decimal"/>
      <w:lvlText w:val="%1."/>
      <w:lvlJc w:val="left"/>
      <w:pPr>
        <w:tabs>
          <w:tab w:val="left" w:pos="576"/>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650E0CD7"/>
    <w:multiLevelType w:val="multilevel"/>
    <w:tmpl w:val="824646B6"/>
    <w:lvl w:ilvl="0">
      <w:start w:val="1"/>
      <w:numFmt w:val="upperLetter"/>
      <w:lvlText w:val="%1."/>
      <w:lvlJc w:val="left"/>
      <w:pPr>
        <w:tabs>
          <w:tab w:val="left" w:pos="576"/>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66291147"/>
    <w:multiLevelType w:val="multilevel"/>
    <w:tmpl w:val="ECC61392"/>
    <w:lvl w:ilvl="0">
      <w:start w:val="1"/>
      <w:numFmt w:val="lowerLetter"/>
      <w:lvlText w:val="%1)"/>
      <w:lvlJc w:val="left"/>
      <w:pPr>
        <w:tabs>
          <w:tab w:val="left" w:pos="720"/>
        </w:tabs>
      </w:pPr>
      <w:rPr>
        <w:rFonts w:ascii="Arial" w:eastAsia="Arial" w:hAnsi="Arial"/>
        <w:color w:val="000000"/>
        <w:spacing w:val="-2"/>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666500DA"/>
    <w:multiLevelType w:val="multilevel"/>
    <w:tmpl w:val="CC0C5BE4"/>
    <w:lvl w:ilvl="0">
      <w:start w:val="1"/>
      <w:numFmt w:val="decimal"/>
      <w:lvlText w:val="%1."/>
      <w:lvlJc w:val="left"/>
      <w:pPr>
        <w:tabs>
          <w:tab w:val="left" w:pos="144"/>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DBE6018"/>
    <w:multiLevelType w:val="multilevel"/>
    <w:tmpl w:val="79DAFF76"/>
    <w:lvl w:ilvl="0">
      <w:start w:val="9"/>
      <w:numFmt w:val="decimal"/>
      <w:lvlText w:val="%1."/>
      <w:lvlJc w:val="left"/>
      <w:pPr>
        <w:tabs>
          <w:tab w:val="left" w:pos="576"/>
        </w:tabs>
      </w:pPr>
      <w:rPr>
        <w:rFonts w:ascii="Arial" w:eastAsia="Arial" w:hAnsi="Arial"/>
        <w:b/>
        <w:color w:val="002F86"/>
        <w:spacing w:val="-1"/>
        <w:w w:val="100"/>
        <w:sz w:val="3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6E2E31FC"/>
    <w:multiLevelType w:val="multilevel"/>
    <w:tmpl w:val="A03EF12E"/>
    <w:lvl w:ilvl="0">
      <w:start w:val="13"/>
      <w:numFmt w:val="decimal"/>
      <w:lvlText w:val="%1."/>
      <w:lvlJc w:val="left"/>
      <w:pPr>
        <w:tabs>
          <w:tab w:val="left" w:pos="576"/>
        </w:tabs>
      </w:pPr>
      <w:rPr>
        <w:rFonts w:ascii="Arial" w:eastAsia="Arial" w:hAnsi="Arial"/>
        <w:b/>
        <w:color w:val="002F86"/>
        <w:spacing w:val="-5"/>
        <w:w w:val="100"/>
        <w:sz w:val="3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7C54AF"/>
    <w:multiLevelType w:val="multilevel"/>
    <w:tmpl w:val="286C23F8"/>
    <w:lvl w:ilvl="0">
      <w:start w:val="1"/>
      <w:numFmt w:val="lowerLetter"/>
      <w:lvlText w:val="%1."/>
      <w:lvlJc w:val="left"/>
      <w:pPr>
        <w:tabs>
          <w:tab w:val="left" w:pos="432"/>
        </w:tabs>
      </w:pPr>
      <w:rPr>
        <w:rFonts w:ascii="Arial" w:eastAsia="Arial" w:hAnsi="Arial"/>
        <w:color w:val="000000"/>
        <w:spacing w:val="1"/>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71F77211"/>
    <w:multiLevelType w:val="hybridMultilevel"/>
    <w:tmpl w:val="07220364"/>
    <w:lvl w:ilvl="0" w:tplc="8F74EAC2">
      <w:start w:val="1"/>
      <w:numFmt w:val="bullet"/>
      <w:lvlText w:val=""/>
      <w:lvlJc w:val="left"/>
      <w:pPr>
        <w:ind w:left="1368" w:hanging="360"/>
      </w:pPr>
      <w:rPr>
        <w:rFonts w:ascii="Wingdings" w:eastAsia="Arial" w:hAnsi="Wingdings" w:cs="Times New Roman" w:hint="default"/>
      </w:rPr>
    </w:lvl>
    <w:lvl w:ilvl="1" w:tplc="BD36316E" w:tentative="1">
      <w:start w:val="1"/>
      <w:numFmt w:val="bullet"/>
      <w:lvlText w:val="o"/>
      <w:lvlJc w:val="left"/>
      <w:pPr>
        <w:ind w:left="2088" w:hanging="360"/>
      </w:pPr>
      <w:rPr>
        <w:rFonts w:ascii="Courier New" w:hAnsi="Courier New" w:cs="Courier New" w:hint="default"/>
      </w:rPr>
    </w:lvl>
    <w:lvl w:ilvl="2" w:tplc="D6588762" w:tentative="1">
      <w:start w:val="1"/>
      <w:numFmt w:val="bullet"/>
      <w:lvlText w:val=""/>
      <w:lvlJc w:val="left"/>
      <w:pPr>
        <w:ind w:left="2808" w:hanging="360"/>
      </w:pPr>
      <w:rPr>
        <w:rFonts w:ascii="Wingdings" w:hAnsi="Wingdings" w:hint="default"/>
      </w:rPr>
    </w:lvl>
    <w:lvl w:ilvl="3" w:tplc="252ECB7E" w:tentative="1">
      <w:start w:val="1"/>
      <w:numFmt w:val="bullet"/>
      <w:lvlText w:val=""/>
      <w:lvlJc w:val="left"/>
      <w:pPr>
        <w:ind w:left="3528" w:hanging="360"/>
      </w:pPr>
      <w:rPr>
        <w:rFonts w:ascii="Symbol" w:hAnsi="Symbol" w:hint="default"/>
      </w:rPr>
    </w:lvl>
    <w:lvl w:ilvl="4" w:tplc="43CA1B5C" w:tentative="1">
      <w:start w:val="1"/>
      <w:numFmt w:val="bullet"/>
      <w:lvlText w:val="o"/>
      <w:lvlJc w:val="left"/>
      <w:pPr>
        <w:ind w:left="4248" w:hanging="360"/>
      </w:pPr>
      <w:rPr>
        <w:rFonts w:ascii="Courier New" w:hAnsi="Courier New" w:cs="Courier New" w:hint="default"/>
      </w:rPr>
    </w:lvl>
    <w:lvl w:ilvl="5" w:tplc="EB1E6180" w:tentative="1">
      <w:start w:val="1"/>
      <w:numFmt w:val="bullet"/>
      <w:lvlText w:val=""/>
      <w:lvlJc w:val="left"/>
      <w:pPr>
        <w:ind w:left="4968" w:hanging="360"/>
      </w:pPr>
      <w:rPr>
        <w:rFonts w:ascii="Wingdings" w:hAnsi="Wingdings" w:hint="default"/>
      </w:rPr>
    </w:lvl>
    <w:lvl w:ilvl="6" w:tplc="EC840154" w:tentative="1">
      <w:start w:val="1"/>
      <w:numFmt w:val="bullet"/>
      <w:lvlText w:val=""/>
      <w:lvlJc w:val="left"/>
      <w:pPr>
        <w:ind w:left="5688" w:hanging="360"/>
      </w:pPr>
      <w:rPr>
        <w:rFonts w:ascii="Symbol" w:hAnsi="Symbol" w:hint="default"/>
      </w:rPr>
    </w:lvl>
    <w:lvl w:ilvl="7" w:tplc="4B661BF2" w:tentative="1">
      <w:start w:val="1"/>
      <w:numFmt w:val="bullet"/>
      <w:lvlText w:val="o"/>
      <w:lvlJc w:val="left"/>
      <w:pPr>
        <w:ind w:left="6408" w:hanging="360"/>
      </w:pPr>
      <w:rPr>
        <w:rFonts w:ascii="Courier New" w:hAnsi="Courier New" w:cs="Courier New" w:hint="default"/>
      </w:rPr>
    </w:lvl>
    <w:lvl w:ilvl="8" w:tplc="9982780E" w:tentative="1">
      <w:start w:val="1"/>
      <w:numFmt w:val="bullet"/>
      <w:lvlText w:val=""/>
      <w:lvlJc w:val="left"/>
      <w:pPr>
        <w:ind w:left="7128" w:hanging="360"/>
      </w:pPr>
      <w:rPr>
        <w:rFonts w:ascii="Wingdings" w:hAnsi="Wingdings" w:hint="default"/>
      </w:rPr>
    </w:lvl>
  </w:abstractNum>
  <w:abstractNum w:abstractNumId="35" w15:restartNumberingAfterBreak="0">
    <w:nsid w:val="75C13E06"/>
    <w:multiLevelType w:val="hybridMultilevel"/>
    <w:tmpl w:val="CD12CB98"/>
    <w:lvl w:ilvl="0" w:tplc="9D88D276">
      <w:start w:val="10"/>
      <w:numFmt w:val="decimal"/>
      <w:lvlText w:val="%1"/>
      <w:lvlJc w:val="left"/>
      <w:pPr>
        <w:ind w:left="720" w:hanging="360"/>
      </w:pPr>
      <w:rPr>
        <w:rFonts w:hint="default"/>
      </w:rPr>
    </w:lvl>
    <w:lvl w:ilvl="1" w:tplc="97865F12" w:tentative="1">
      <w:start w:val="1"/>
      <w:numFmt w:val="lowerLetter"/>
      <w:lvlText w:val="%2."/>
      <w:lvlJc w:val="left"/>
      <w:pPr>
        <w:ind w:left="1440" w:hanging="360"/>
      </w:pPr>
    </w:lvl>
    <w:lvl w:ilvl="2" w:tplc="8E72498E" w:tentative="1">
      <w:start w:val="1"/>
      <w:numFmt w:val="lowerRoman"/>
      <w:lvlText w:val="%3."/>
      <w:lvlJc w:val="right"/>
      <w:pPr>
        <w:ind w:left="2160" w:hanging="180"/>
      </w:pPr>
    </w:lvl>
    <w:lvl w:ilvl="3" w:tplc="42FE93BC" w:tentative="1">
      <w:start w:val="1"/>
      <w:numFmt w:val="decimal"/>
      <w:lvlText w:val="%4."/>
      <w:lvlJc w:val="left"/>
      <w:pPr>
        <w:ind w:left="2880" w:hanging="360"/>
      </w:pPr>
    </w:lvl>
    <w:lvl w:ilvl="4" w:tplc="FEB89884" w:tentative="1">
      <w:start w:val="1"/>
      <w:numFmt w:val="lowerLetter"/>
      <w:lvlText w:val="%5."/>
      <w:lvlJc w:val="left"/>
      <w:pPr>
        <w:ind w:left="3600" w:hanging="360"/>
      </w:pPr>
    </w:lvl>
    <w:lvl w:ilvl="5" w:tplc="80DACB14" w:tentative="1">
      <w:start w:val="1"/>
      <w:numFmt w:val="lowerRoman"/>
      <w:lvlText w:val="%6."/>
      <w:lvlJc w:val="right"/>
      <w:pPr>
        <w:ind w:left="4320" w:hanging="180"/>
      </w:pPr>
    </w:lvl>
    <w:lvl w:ilvl="6" w:tplc="6B96BC08" w:tentative="1">
      <w:start w:val="1"/>
      <w:numFmt w:val="decimal"/>
      <w:lvlText w:val="%7."/>
      <w:lvlJc w:val="left"/>
      <w:pPr>
        <w:ind w:left="5040" w:hanging="360"/>
      </w:pPr>
    </w:lvl>
    <w:lvl w:ilvl="7" w:tplc="357AF03E" w:tentative="1">
      <w:start w:val="1"/>
      <w:numFmt w:val="lowerLetter"/>
      <w:lvlText w:val="%8."/>
      <w:lvlJc w:val="left"/>
      <w:pPr>
        <w:ind w:left="5760" w:hanging="360"/>
      </w:pPr>
    </w:lvl>
    <w:lvl w:ilvl="8" w:tplc="36B07F02" w:tentative="1">
      <w:start w:val="1"/>
      <w:numFmt w:val="lowerRoman"/>
      <w:lvlText w:val="%9."/>
      <w:lvlJc w:val="right"/>
      <w:pPr>
        <w:ind w:left="6480" w:hanging="180"/>
      </w:pPr>
    </w:lvl>
  </w:abstractNum>
  <w:abstractNum w:abstractNumId="36" w15:restartNumberingAfterBreak="0">
    <w:nsid w:val="7A0D076F"/>
    <w:multiLevelType w:val="multilevel"/>
    <w:tmpl w:val="B5EA67BE"/>
    <w:lvl w:ilvl="0">
      <w:start w:val="17"/>
      <w:numFmt w:val="decimal"/>
      <w:lvlText w:val="%1."/>
      <w:lvlJc w:val="left"/>
      <w:pPr>
        <w:tabs>
          <w:tab w:val="left" w:pos="576"/>
        </w:tabs>
      </w:pPr>
      <w:rPr>
        <w:rFonts w:ascii="Arial" w:eastAsia="Arial" w:hAnsi="Arial"/>
        <w:b/>
        <w:color w:val="002F86"/>
        <w:spacing w:val="-1"/>
        <w:w w:val="100"/>
        <w:sz w:val="3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7C314618"/>
    <w:multiLevelType w:val="multilevel"/>
    <w:tmpl w:val="8870D8C6"/>
    <w:lvl w:ilvl="0">
      <w:start w:val="1"/>
      <w:numFmt w:val="decimal"/>
      <w:lvlText w:val="%1."/>
      <w:lvlJc w:val="left"/>
      <w:pPr>
        <w:tabs>
          <w:tab w:val="left" w:pos="576"/>
        </w:tabs>
      </w:pPr>
      <w:rPr>
        <w:rFonts w:ascii="Arial" w:eastAsia="Arial" w:hAnsi="Arial"/>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F1B0BDF"/>
    <w:multiLevelType w:val="hybridMultilevel"/>
    <w:tmpl w:val="BDD8AF72"/>
    <w:lvl w:ilvl="0" w:tplc="85BE4C60">
      <w:start w:val="1"/>
      <w:numFmt w:val="bullet"/>
      <w:lvlText w:val="-"/>
      <w:lvlJc w:val="left"/>
      <w:pPr>
        <w:ind w:left="1368" w:hanging="360"/>
      </w:pPr>
      <w:rPr>
        <w:rFonts w:ascii="Arial" w:eastAsia="Arial" w:hAnsi="Arial" w:cs="Arial" w:hint="default"/>
      </w:rPr>
    </w:lvl>
    <w:lvl w:ilvl="1" w:tplc="8D4652B8" w:tentative="1">
      <w:start w:val="1"/>
      <w:numFmt w:val="bullet"/>
      <w:lvlText w:val="o"/>
      <w:lvlJc w:val="left"/>
      <w:pPr>
        <w:ind w:left="2088" w:hanging="360"/>
      </w:pPr>
      <w:rPr>
        <w:rFonts w:ascii="Courier New" w:hAnsi="Courier New" w:cs="Courier New" w:hint="default"/>
      </w:rPr>
    </w:lvl>
    <w:lvl w:ilvl="2" w:tplc="B888CF4A" w:tentative="1">
      <w:start w:val="1"/>
      <w:numFmt w:val="bullet"/>
      <w:lvlText w:val=""/>
      <w:lvlJc w:val="left"/>
      <w:pPr>
        <w:ind w:left="2808" w:hanging="360"/>
      </w:pPr>
      <w:rPr>
        <w:rFonts w:ascii="Wingdings" w:hAnsi="Wingdings" w:hint="default"/>
      </w:rPr>
    </w:lvl>
    <w:lvl w:ilvl="3" w:tplc="BEDEB9F2" w:tentative="1">
      <w:start w:val="1"/>
      <w:numFmt w:val="bullet"/>
      <w:lvlText w:val=""/>
      <w:lvlJc w:val="left"/>
      <w:pPr>
        <w:ind w:left="3528" w:hanging="360"/>
      </w:pPr>
      <w:rPr>
        <w:rFonts w:ascii="Symbol" w:hAnsi="Symbol" w:hint="default"/>
      </w:rPr>
    </w:lvl>
    <w:lvl w:ilvl="4" w:tplc="2EBC5040" w:tentative="1">
      <w:start w:val="1"/>
      <w:numFmt w:val="bullet"/>
      <w:lvlText w:val="o"/>
      <w:lvlJc w:val="left"/>
      <w:pPr>
        <w:ind w:left="4248" w:hanging="360"/>
      </w:pPr>
      <w:rPr>
        <w:rFonts w:ascii="Courier New" w:hAnsi="Courier New" w:cs="Courier New" w:hint="default"/>
      </w:rPr>
    </w:lvl>
    <w:lvl w:ilvl="5" w:tplc="FCCCC86C" w:tentative="1">
      <w:start w:val="1"/>
      <w:numFmt w:val="bullet"/>
      <w:lvlText w:val=""/>
      <w:lvlJc w:val="left"/>
      <w:pPr>
        <w:ind w:left="4968" w:hanging="360"/>
      </w:pPr>
      <w:rPr>
        <w:rFonts w:ascii="Wingdings" w:hAnsi="Wingdings" w:hint="default"/>
      </w:rPr>
    </w:lvl>
    <w:lvl w:ilvl="6" w:tplc="6CA68EE8" w:tentative="1">
      <w:start w:val="1"/>
      <w:numFmt w:val="bullet"/>
      <w:lvlText w:val=""/>
      <w:lvlJc w:val="left"/>
      <w:pPr>
        <w:ind w:left="5688" w:hanging="360"/>
      </w:pPr>
      <w:rPr>
        <w:rFonts w:ascii="Symbol" w:hAnsi="Symbol" w:hint="default"/>
      </w:rPr>
    </w:lvl>
    <w:lvl w:ilvl="7" w:tplc="E574268E" w:tentative="1">
      <w:start w:val="1"/>
      <w:numFmt w:val="bullet"/>
      <w:lvlText w:val="o"/>
      <w:lvlJc w:val="left"/>
      <w:pPr>
        <w:ind w:left="6408" w:hanging="360"/>
      </w:pPr>
      <w:rPr>
        <w:rFonts w:ascii="Courier New" w:hAnsi="Courier New" w:cs="Courier New" w:hint="default"/>
      </w:rPr>
    </w:lvl>
    <w:lvl w:ilvl="8" w:tplc="90C8D6A0" w:tentative="1">
      <w:start w:val="1"/>
      <w:numFmt w:val="bullet"/>
      <w:lvlText w:val=""/>
      <w:lvlJc w:val="left"/>
      <w:pPr>
        <w:ind w:left="7128" w:hanging="360"/>
      </w:pPr>
      <w:rPr>
        <w:rFonts w:ascii="Wingdings" w:hAnsi="Wingdings" w:hint="default"/>
      </w:rPr>
    </w:lvl>
  </w:abstractNum>
  <w:abstractNum w:abstractNumId="39" w15:restartNumberingAfterBreak="0">
    <w:nsid w:val="7F4D0BE2"/>
    <w:multiLevelType w:val="hybridMultilevel"/>
    <w:tmpl w:val="CB702162"/>
    <w:lvl w:ilvl="0" w:tplc="B512F56C">
      <w:start w:val="14"/>
      <w:numFmt w:val="decimal"/>
      <w:lvlText w:val="%1."/>
      <w:lvlJc w:val="left"/>
      <w:pPr>
        <w:ind w:left="522" w:hanging="450"/>
      </w:pPr>
      <w:rPr>
        <w:rFonts w:hint="default"/>
      </w:rPr>
    </w:lvl>
    <w:lvl w:ilvl="1" w:tplc="F83CB94E" w:tentative="1">
      <w:start w:val="1"/>
      <w:numFmt w:val="lowerLetter"/>
      <w:lvlText w:val="%2."/>
      <w:lvlJc w:val="left"/>
      <w:pPr>
        <w:ind w:left="1152" w:hanging="360"/>
      </w:pPr>
    </w:lvl>
    <w:lvl w:ilvl="2" w:tplc="6D12C99E" w:tentative="1">
      <w:start w:val="1"/>
      <w:numFmt w:val="lowerRoman"/>
      <w:lvlText w:val="%3."/>
      <w:lvlJc w:val="right"/>
      <w:pPr>
        <w:ind w:left="1872" w:hanging="180"/>
      </w:pPr>
    </w:lvl>
    <w:lvl w:ilvl="3" w:tplc="60D6494A" w:tentative="1">
      <w:start w:val="1"/>
      <w:numFmt w:val="decimal"/>
      <w:lvlText w:val="%4."/>
      <w:lvlJc w:val="left"/>
      <w:pPr>
        <w:ind w:left="2592" w:hanging="360"/>
      </w:pPr>
    </w:lvl>
    <w:lvl w:ilvl="4" w:tplc="005E6F6C" w:tentative="1">
      <w:start w:val="1"/>
      <w:numFmt w:val="lowerLetter"/>
      <w:lvlText w:val="%5."/>
      <w:lvlJc w:val="left"/>
      <w:pPr>
        <w:ind w:left="3312" w:hanging="360"/>
      </w:pPr>
    </w:lvl>
    <w:lvl w:ilvl="5" w:tplc="E564ED00" w:tentative="1">
      <w:start w:val="1"/>
      <w:numFmt w:val="lowerRoman"/>
      <w:lvlText w:val="%6."/>
      <w:lvlJc w:val="right"/>
      <w:pPr>
        <w:ind w:left="4032" w:hanging="180"/>
      </w:pPr>
    </w:lvl>
    <w:lvl w:ilvl="6" w:tplc="C2E2F45C" w:tentative="1">
      <w:start w:val="1"/>
      <w:numFmt w:val="decimal"/>
      <w:lvlText w:val="%7."/>
      <w:lvlJc w:val="left"/>
      <w:pPr>
        <w:ind w:left="4752" w:hanging="360"/>
      </w:pPr>
    </w:lvl>
    <w:lvl w:ilvl="7" w:tplc="1B8AF078" w:tentative="1">
      <w:start w:val="1"/>
      <w:numFmt w:val="lowerLetter"/>
      <w:lvlText w:val="%8."/>
      <w:lvlJc w:val="left"/>
      <w:pPr>
        <w:ind w:left="5472" w:hanging="360"/>
      </w:pPr>
    </w:lvl>
    <w:lvl w:ilvl="8" w:tplc="B7A24AAC" w:tentative="1">
      <w:start w:val="1"/>
      <w:numFmt w:val="lowerRoman"/>
      <w:lvlText w:val="%9."/>
      <w:lvlJc w:val="right"/>
      <w:pPr>
        <w:ind w:left="6192" w:hanging="180"/>
      </w:pPr>
    </w:lvl>
  </w:abstractNum>
  <w:num w:numId="1">
    <w:abstractNumId w:val="22"/>
  </w:num>
  <w:num w:numId="2">
    <w:abstractNumId w:val="24"/>
  </w:num>
  <w:num w:numId="3">
    <w:abstractNumId w:val="17"/>
  </w:num>
  <w:num w:numId="4">
    <w:abstractNumId w:val="10"/>
  </w:num>
  <w:num w:numId="5">
    <w:abstractNumId w:val="28"/>
  </w:num>
  <w:num w:numId="6">
    <w:abstractNumId w:val="1"/>
  </w:num>
  <w:num w:numId="7">
    <w:abstractNumId w:val="14"/>
  </w:num>
  <w:num w:numId="8">
    <w:abstractNumId w:val="20"/>
  </w:num>
  <w:num w:numId="9">
    <w:abstractNumId w:val="18"/>
  </w:num>
  <w:num w:numId="10">
    <w:abstractNumId w:val="3"/>
  </w:num>
  <w:num w:numId="11">
    <w:abstractNumId w:val="25"/>
  </w:num>
  <w:num w:numId="12">
    <w:abstractNumId w:val="26"/>
  </w:num>
  <w:num w:numId="13">
    <w:abstractNumId w:val="33"/>
  </w:num>
  <w:num w:numId="14">
    <w:abstractNumId w:val="6"/>
  </w:num>
  <w:num w:numId="15">
    <w:abstractNumId w:val="13"/>
  </w:num>
  <w:num w:numId="16">
    <w:abstractNumId w:val="21"/>
  </w:num>
  <w:num w:numId="17">
    <w:abstractNumId w:val="31"/>
  </w:num>
  <w:num w:numId="18">
    <w:abstractNumId w:val="32"/>
  </w:num>
  <w:num w:numId="19">
    <w:abstractNumId w:val="36"/>
  </w:num>
  <w:num w:numId="20">
    <w:abstractNumId w:val="11"/>
  </w:num>
  <w:num w:numId="21">
    <w:abstractNumId w:val="16"/>
  </w:num>
  <w:num w:numId="22">
    <w:abstractNumId w:val="29"/>
  </w:num>
  <w:num w:numId="23">
    <w:abstractNumId w:val="8"/>
  </w:num>
  <w:num w:numId="24">
    <w:abstractNumId w:val="37"/>
  </w:num>
  <w:num w:numId="25">
    <w:abstractNumId w:val="30"/>
  </w:num>
  <w:num w:numId="26">
    <w:abstractNumId w:val="27"/>
  </w:num>
  <w:num w:numId="27">
    <w:abstractNumId w:val="12"/>
  </w:num>
  <w:num w:numId="28">
    <w:abstractNumId w:val="15"/>
  </w:num>
  <w:num w:numId="29">
    <w:abstractNumId w:val="7"/>
  </w:num>
  <w:num w:numId="30">
    <w:abstractNumId w:val="38"/>
  </w:num>
  <w:num w:numId="31">
    <w:abstractNumId w:val="34"/>
  </w:num>
  <w:num w:numId="32">
    <w:abstractNumId w:val="2"/>
  </w:num>
  <w:num w:numId="33">
    <w:abstractNumId w:val="4"/>
  </w:num>
  <w:num w:numId="34">
    <w:abstractNumId w:val="35"/>
  </w:num>
  <w:num w:numId="35">
    <w:abstractNumId w:val="0"/>
  </w:num>
  <w:num w:numId="36">
    <w:abstractNumId w:val="5"/>
  </w:num>
  <w:num w:numId="37">
    <w:abstractNumId w:val="23"/>
  </w:num>
  <w:num w:numId="38">
    <w:abstractNumId w:val="39"/>
  </w:num>
  <w:num w:numId="39">
    <w:abstractNumId w:val="19"/>
  </w:num>
  <w:num w:numId="4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am Hanlon">
    <w15:presenceInfo w15:providerId="AD" w15:userId="S-1-5-21-3741593784-2899681647-1123851950-16276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hdrShapeDefaults>
    <o:shapedefaults v:ext="edit" spidmax="2049"/>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OyNLK0MDQ1NjcxM7dQ0lEKTi0uzszPAykwqgUA7t2RkiwAAAA="/>
  </w:docVars>
  <w:rsids>
    <w:rsidRoot w:val="00D90B60"/>
    <w:rsid w:val="000005F4"/>
    <w:rsid w:val="0000061E"/>
    <w:rsid w:val="000019A4"/>
    <w:rsid w:val="00002BAE"/>
    <w:rsid w:val="00011AF3"/>
    <w:rsid w:val="0001276D"/>
    <w:rsid w:val="00014CDC"/>
    <w:rsid w:val="000160F5"/>
    <w:rsid w:val="00016D72"/>
    <w:rsid w:val="0002236A"/>
    <w:rsid w:val="000233F6"/>
    <w:rsid w:val="000259C8"/>
    <w:rsid w:val="00025ED6"/>
    <w:rsid w:val="00030BE6"/>
    <w:rsid w:val="000345B2"/>
    <w:rsid w:val="00034F0C"/>
    <w:rsid w:val="00034FD0"/>
    <w:rsid w:val="00040C2D"/>
    <w:rsid w:val="00043A71"/>
    <w:rsid w:val="00045A1D"/>
    <w:rsid w:val="00045D02"/>
    <w:rsid w:val="00050088"/>
    <w:rsid w:val="00050456"/>
    <w:rsid w:val="00053D7E"/>
    <w:rsid w:val="00054C71"/>
    <w:rsid w:val="00056B9A"/>
    <w:rsid w:val="000571E4"/>
    <w:rsid w:val="000628AE"/>
    <w:rsid w:val="00063883"/>
    <w:rsid w:val="0006580B"/>
    <w:rsid w:val="000658C4"/>
    <w:rsid w:val="0006706C"/>
    <w:rsid w:val="000710F3"/>
    <w:rsid w:val="0007223F"/>
    <w:rsid w:val="00074377"/>
    <w:rsid w:val="000768E5"/>
    <w:rsid w:val="000800EB"/>
    <w:rsid w:val="00081053"/>
    <w:rsid w:val="00085989"/>
    <w:rsid w:val="00085CF5"/>
    <w:rsid w:val="000A0C77"/>
    <w:rsid w:val="000A1FEA"/>
    <w:rsid w:val="000A27A6"/>
    <w:rsid w:val="000A2FB9"/>
    <w:rsid w:val="000A52BF"/>
    <w:rsid w:val="000A5645"/>
    <w:rsid w:val="000B26E9"/>
    <w:rsid w:val="000B490B"/>
    <w:rsid w:val="000B5C79"/>
    <w:rsid w:val="000C0C5E"/>
    <w:rsid w:val="000C4169"/>
    <w:rsid w:val="000C452C"/>
    <w:rsid w:val="000C5C54"/>
    <w:rsid w:val="000C5DA0"/>
    <w:rsid w:val="000C7430"/>
    <w:rsid w:val="000D0BCF"/>
    <w:rsid w:val="000D0EB1"/>
    <w:rsid w:val="000D2B37"/>
    <w:rsid w:val="000D320E"/>
    <w:rsid w:val="000D3739"/>
    <w:rsid w:val="000D66C7"/>
    <w:rsid w:val="000D6CD3"/>
    <w:rsid w:val="000E17F9"/>
    <w:rsid w:val="000E38B2"/>
    <w:rsid w:val="000E3DE5"/>
    <w:rsid w:val="000E4330"/>
    <w:rsid w:val="000F05DD"/>
    <w:rsid w:val="000F1179"/>
    <w:rsid w:val="000F2068"/>
    <w:rsid w:val="000F29F9"/>
    <w:rsid w:val="000F2FF3"/>
    <w:rsid w:val="000F5A20"/>
    <w:rsid w:val="000F5CFF"/>
    <w:rsid w:val="000F6320"/>
    <w:rsid w:val="000F780C"/>
    <w:rsid w:val="00101226"/>
    <w:rsid w:val="00110B45"/>
    <w:rsid w:val="00112BBC"/>
    <w:rsid w:val="00117FA2"/>
    <w:rsid w:val="00117FAF"/>
    <w:rsid w:val="00123086"/>
    <w:rsid w:val="001238DA"/>
    <w:rsid w:val="00127CB4"/>
    <w:rsid w:val="00130E29"/>
    <w:rsid w:val="00132E62"/>
    <w:rsid w:val="001338F9"/>
    <w:rsid w:val="00143EB5"/>
    <w:rsid w:val="00144275"/>
    <w:rsid w:val="00144594"/>
    <w:rsid w:val="0014774B"/>
    <w:rsid w:val="001511FC"/>
    <w:rsid w:val="00151732"/>
    <w:rsid w:val="001565D1"/>
    <w:rsid w:val="001567D4"/>
    <w:rsid w:val="001572A5"/>
    <w:rsid w:val="001577B4"/>
    <w:rsid w:val="001612C4"/>
    <w:rsid w:val="00163949"/>
    <w:rsid w:val="00171888"/>
    <w:rsid w:val="00173864"/>
    <w:rsid w:val="00176439"/>
    <w:rsid w:val="00176C9A"/>
    <w:rsid w:val="00180AEF"/>
    <w:rsid w:val="001948BA"/>
    <w:rsid w:val="00194CC5"/>
    <w:rsid w:val="001A7A35"/>
    <w:rsid w:val="001A7DE5"/>
    <w:rsid w:val="001B1618"/>
    <w:rsid w:val="001B3581"/>
    <w:rsid w:val="001B4D3A"/>
    <w:rsid w:val="001B68C8"/>
    <w:rsid w:val="001B7430"/>
    <w:rsid w:val="001C0F78"/>
    <w:rsid w:val="001C6386"/>
    <w:rsid w:val="001C69FD"/>
    <w:rsid w:val="001C76EC"/>
    <w:rsid w:val="001D2713"/>
    <w:rsid w:val="001D3331"/>
    <w:rsid w:val="001D4C20"/>
    <w:rsid w:val="001D739D"/>
    <w:rsid w:val="001E0640"/>
    <w:rsid w:val="001E1571"/>
    <w:rsid w:val="001E5B52"/>
    <w:rsid w:val="001E62E1"/>
    <w:rsid w:val="001F3429"/>
    <w:rsid w:val="001F4A8F"/>
    <w:rsid w:val="001F4AD1"/>
    <w:rsid w:val="00200054"/>
    <w:rsid w:val="00202AA5"/>
    <w:rsid w:val="00204350"/>
    <w:rsid w:val="00210B19"/>
    <w:rsid w:val="0021532F"/>
    <w:rsid w:val="002165F5"/>
    <w:rsid w:val="00217DF9"/>
    <w:rsid w:val="00221A53"/>
    <w:rsid w:val="00223616"/>
    <w:rsid w:val="0022504F"/>
    <w:rsid w:val="002257FB"/>
    <w:rsid w:val="00230379"/>
    <w:rsid w:val="00231E57"/>
    <w:rsid w:val="0023639C"/>
    <w:rsid w:val="0024145E"/>
    <w:rsid w:val="00241EC0"/>
    <w:rsid w:val="0024247E"/>
    <w:rsid w:val="0024284C"/>
    <w:rsid w:val="00244412"/>
    <w:rsid w:val="00244669"/>
    <w:rsid w:val="00250715"/>
    <w:rsid w:val="002507DA"/>
    <w:rsid w:val="00250DD2"/>
    <w:rsid w:val="00254E69"/>
    <w:rsid w:val="002601CB"/>
    <w:rsid w:val="00260331"/>
    <w:rsid w:val="00265672"/>
    <w:rsid w:val="0026780F"/>
    <w:rsid w:val="00271434"/>
    <w:rsid w:val="00272587"/>
    <w:rsid w:val="00276B3B"/>
    <w:rsid w:val="00277CE5"/>
    <w:rsid w:val="00280C9A"/>
    <w:rsid w:val="002858EE"/>
    <w:rsid w:val="00287F79"/>
    <w:rsid w:val="00291ABB"/>
    <w:rsid w:val="002940BB"/>
    <w:rsid w:val="002953CB"/>
    <w:rsid w:val="00295740"/>
    <w:rsid w:val="00297CA1"/>
    <w:rsid w:val="00297CC2"/>
    <w:rsid w:val="002A02DF"/>
    <w:rsid w:val="002A7A39"/>
    <w:rsid w:val="002B0380"/>
    <w:rsid w:val="002B1AA8"/>
    <w:rsid w:val="002B2848"/>
    <w:rsid w:val="002B446D"/>
    <w:rsid w:val="002B5BFF"/>
    <w:rsid w:val="002B7304"/>
    <w:rsid w:val="002C3884"/>
    <w:rsid w:val="002D0154"/>
    <w:rsid w:val="002D29B9"/>
    <w:rsid w:val="002D3A70"/>
    <w:rsid w:val="002D6EF5"/>
    <w:rsid w:val="002E4A92"/>
    <w:rsid w:val="002F01B2"/>
    <w:rsid w:val="002F5A49"/>
    <w:rsid w:val="00301CE1"/>
    <w:rsid w:val="0030319A"/>
    <w:rsid w:val="00303CC1"/>
    <w:rsid w:val="00304960"/>
    <w:rsid w:val="00304EFF"/>
    <w:rsid w:val="003063FE"/>
    <w:rsid w:val="00307078"/>
    <w:rsid w:val="00313750"/>
    <w:rsid w:val="00317353"/>
    <w:rsid w:val="00321DB2"/>
    <w:rsid w:val="003249D4"/>
    <w:rsid w:val="00325332"/>
    <w:rsid w:val="00325B5E"/>
    <w:rsid w:val="0033149C"/>
    <w:rsid w:val="0033244F"/>
    <w:rsid w:val="00332ECF"/>
    <w:rsid w:val="00342AAF"/>
    <w:rsid w:val="0034436A"/>
    <w:rsid w:val="00345395"/>
    <w:rsid w:val="00347EA8"/>
    <w:rsid w:val="00353BDB"/>
    <w:rsid w:val="00362332"/>
    <w:rsid w:val="00362FAF"/>
    <w:rsid w:val="00365688"/>
    <w:rsid w:val="00366786"/>
    <w:rsid w:val="00371BBC"/>
    <w:rsid w:val="00376ECC"/>
    <w:rsid w:val="0038156B"/>
    <w:rsid w:val="0038710A"/>
    <w:rsid w:val="0039224F"/>
    <w:rsid w:val="00392A0D"/>
    <w:rsid w:val="003967E7"/>
    <w:rsid w:val="00396F79"/>
    <w:rsid w:val="003A01BF"/>
    <w:rsid w:val="003A1547"/>
    <w:rsid w:val="003A1B0C"/>
    <w:rsid w:val="003A48D3"/>
    <w:rsid w:val="003A4C15"/>
    <w:rsid w:val="003B0482"/>
    <w:rsid w:val="003B2667"/>
    <w:rsid w:val="003B2EAE"/>
    <w:rsid w:val="003B4612"/>
    <w:rsid w:val="003B5669"/>
    <w:rsid w:val="003B67FA"/>
    <w:rsid w:val="003C1C39"/>
    <w:rsid w:val="003C221A"/>
    <w:rsid w:val="003C3151"/>
    <w:rsid w:val="003C3306"/>
    <w:rsid w:val="003C3723"/>
    <w:rsid w:val="003C437D"/>
    <w:rsid w:val="003D336A"/>
    <w:rsid w:val="003D44A1"/>
    <w:rsid w:val="003D5FCA"/>
    <w:rsid w:val="003D633F"/>
    <w:rsid w:val="003E212D"/>
    <w:rsid w:val="003E60C3"/>
    <w:rsid w:val="003E7591"/>
    <w:rsid w:val="003E7E3D"/>
    <w:rsid w:val="003F0749"/>
    <w:rsid w:val="003F0AE9"/>
    <w:rsid w:val="003F25E7"/>
    <w:rsid w:val="003F2683"/>
    <w:rsid w:val="003F28B8"/>
    <w:rsid w:val="003F3AAA"/>
    <w:rsid w:val="003F3BB4"/>
    <w:rsid w:val="003F4992"/>
    <w:rsid w:val="003F499A"/>
    <w:rsid w:val="003F5277"/>
    <w:rsid w:val="003F6A54"/>
    <w:rsid w:val="003F6C41"/>
    <w:rsid w:val="004012E3"/>
    <w:rsid w:val="0040351A"/>
    <w:rsid w:val="004043A4"/>
    <w:rsid w:val="00405DEF"/>
    <w:rsid w:val="00411FCC"/>
    <w:rsid w:val="004143C9"/>
    <w:rsid w:val="00415363"/>
    <w:rsid w:val="004213E6"/>
    <w:rsid w:val="004247D1"/>
    <w:rsid w:val="00427190"/>
    <w:rsid w:val="00427A39"/>
    <w:rsid w:val="00427AD6"/>
    <w:rsid w:val="00430BA4"/>
    <w:rsid w:val="00430BFB"/>
    <w:rsid w:val="00431F82"/>
    <w:rsid w:val="00434B2D"/>
    <w:rsid w:val="00434CCF"/>
    <w:rsid w:val="00445E99"/>
    <w:rsid w:val="00455679"/>
    <w:rsid w:val="004558CB"/>
    <w:rsid w:val="00455F8E"/>
    <w:rsid w:val="004567C7"/>
    <w:rsid w:val="00460174"/>
    <w:rsid w:val="00461986"/>
    <w:rsid w:val="00461D18"/>
    <w:rsid w:val="00462356"/>
    <w:rsid w:val="004634FF"/>
    <w:rsid w:val="00463ED3"/>
    <w:rsid w:val="0046464E"/>
    <w:rsid w:val="0046756D"/>
    <w:rsid w:val="0047137F"/>
    <w:rsid w:val="00472575"/>
    <w:rsid w:val="004730F6"/>
    <w:rsid w:val="00473FC0"/>
    <w:rsid w:val="00474866"/>
    <w:rsid w:val="00476196"/>
    <w:rsid w:val="00476690"/>
    <w:rsid w:val="0047677E"/>
    <w:rsid w:val="004820F4"/>
    <w:rsid w:val="00485B3B"/>
    <w:rsid w:val="00486179"/>
    <w:rsid w:val="004879C5"/>
    <w:rsid w:val="00491CFE"/>
    <w:rsid w:val="00494E5B"/>
    <w:rsid w:val="004957C2"/>
    <w:rsid w:val="00495CCC"/>
    <w:rsid w:val="004962B0"/>
    <w:rsid w:val="004A1028"/>
    <w:rsid w:val="004A2204"/>
    <w:rsid w:val="004A7022"/>
    <w:rsid w:val="004A792D"/>
    <w:rsid w:val="004B0A2D"/>
    <w:rsid w:val="004B298A"/>
    <w:rsid w:val="004B4E46"/>
    <w:rsid w:val="004B6D50"/>
    <w:rsid w:val="004C0066"/>
    <w:rsid w:val="004C0309"/>
    <w:rsid w:val="004C29BE"/>
    <w:rsid w:val="004C382C"/>
    <w:rsid w:val="004C5EE3"/>
    <w:rsid w:val="004C63B7"/>
    <w:rsid w:val="004D1151"/>
    <w:rsid w:val="004D1783"/>
    <w:rsid w:val="004D3DC9"/>
    <w:rsid w:val="004D4A00"/>
    <w:rsid w:val="004E0E48"/>
    <w:rsid w:val="004E384A"/>
    <w:rsid w:val="004E4AA8"/>
    <w:rsid w:val="004E5850"/>
    <w:rsid w:val="004E7CD0"/>
    <w:rsid w:val="004F3904"/>
    <w:rsid w:val="004F4D17"/>
    <w:rsid w:val="004F520F"/>
    <w:rsid w:val="004F6132"/>
    <w:rsid w:val="00501200"/>
    <w:rsid w:val="00505AAA"/>
    <w:rsid w:val="00506431"/>
    <w:rsid w:val="005131AA"/>
    <w:rsid w:val="0051558B"/>
    <w:rsid w:val="00516E45"/>
    <w:rsid w:val="00521C5B"/>
    <w:rsid w:val="005240B4"/>
    <w:rsid w:val="0052429D"/>
    <w:rsid w:val="00526B50"/>
    <w:rsid w:val="00530090"/>
    <w:rsid w:val="005372A6"/>
    <w:rsid w:val="00537CD7"/>
    <w:rsid w:val="00547D89"/>
    <w:rsid w:val="00553300"/>
    <w:rsid w:val="00554003"/>
    <w:rsid w:val="00556B1E"/>
    <w:rsid w:val="00556DBD"/>
    <w:rsid w:val="005573D3"/>
    <w:rsid w:val="0055745C"/>
    <w:rsid w:val="00557A73"/>
    <w:rsid w:val="0056200F"/>
    <w:rsid w:val="005629EA"/>
    <w:rsid w:val="00563F1A"/>
    <w:rsid w:val="00564040"/>
    <w:rsid w:val="005649F1"/>
    <w:rsid w:val="0056563A"/>
    <w:rsid w:val="005656EE"/>
    <w:rsid w:val="005664CE"/>
    <w:rsid w:val="00567D9D"/>
    <w:rsid w:val="00570D63"/>
    <w:rsid w:val="00571038"/>
    <w:rsid w:val="00576487"/>
    <w:rsid w:val="00577A81"/>
    <w:rsid w:val="005806B1"/>
    <w:rsid w:val="00580AF5"/>
    <w:rsid w:val="00581EB1"/>
    <w:rsid w:val="0058225E"/>
    <w:rsid w:val="00584205"/>
    <w:rsid w:val="00590421"/>
    <w:rsid w:val="005916D7"/>
    <w:rsid w:val="00592E17"/>
    <w:rsid w:val="005943BC"/>
    <w:rsid w:val="00594DA5"/>
    <w:rsid w:val="00595B1E"/>
    <w:rsid w:val="005960AE"/>
    <w:rsid w:val="00597609"/>
    <w:rsid w:val="00597D48"/>
    <w:rsid w:val="005A589F"/>
    <w:rsid w:val="005B03D4"/>
    <w:rsid w:val="005B1B74"/>
    <w:rsid w:val="005B214E"/>
    <w:rsid w:val="005B4213"/>
    <w:rsid w:val="005B6F48"/>
    <w:rsid w:val="005B731D"/>
    <w:rsid w:val="005C043C"/>
    <w:rsid w:val="005C256A"/>
    <w:rsid w:val="005C6006"/>
    <w:rsid w:val="005C6705"/>
    <w:rsid w:val="005D2A1A"/>
    <w:rsid w:val="005D7DF6"/>
    <w:rsid w:val="005E129E"/>
    <w:rsid w:val="005E3D3A"/>
    <w:rsid w:val="005E456D"/>
    <w:rsid w:val="005E669D"/>
    <w:rsid w:val="005E6F2E"/>
    <w:rsid w:val="005E7C87"/>
    <w:rsid w:val="005F092B"/>
    <w:rsid w:val="005F09F2"/>
    <w:rsid w:val="005F28F9"/>
    <w:rsid w:val="005F62C9"/>
    <w:rsid w:val="00602FE6"/>
    <w:rsid w:val="00605552"/>
    <w:rsid w:val="00605FDC"/>
    <w:rsid w:val="006078FE"/>
    <w:rsid w:val="00607A74"/>
    <w:rsid w:val="006136CA"/>
    <w:rsid w:val="00620ABB"/>
    <w:rsid w:val="00620B4E"/>
    <w:rsid w:val="00622538"/>
    <w:rsid w:val="00624157"/>
    <w:rsid w:val="00624B93"/>
    <w:rsid w:val="00625FBD"/>
    <w:rsid w:val="00630DB3"/>
    <w:rsid w:val="00636BDE"/>
    <w:rsid w:val="00640DF0"/>
    <w:rsid w:val="00646568"/>
    <w:rsid w:val="00647521"/>
    <w:rsid w:val="00647B45"/>
    <w:rsid w:val="00647B65"/>
    <w:rsid w:val="00650DE6"/>
    <w:rsid w:val="00652435"/>
    <w:rsid w:val="00653360"/>
    <w:rsid w:val="00655D4D"/>
    <w:rsid w:val="00656A67"/>
    <w:rsid w:val="0066415C"/>
    <w:rsid w:val="00664A34"/>
    <w:rsid w:val="00665B52"/>
    <w:rsid w:val="00666BB6"/>
    <w:rsid w:val="0067312D"/>
    <w:rsid w:val="00673DE0"/>
    <w:rsid w:val="00673F3E"/>
    <w:rsid w:val="00680760"/>
    <w:rsid w:val="00680C76"/>
    <w:rsid w:val="00683FBD"/>
    <w:rsid w:val="006846CC"/>
    <w:rsid w:val="00685CAA"/>
    <w:rsid w:val="00692C1E"/>
    <w:rsid w:val="00694BCC"/>
    <w:rsid w:val="00697BF0"/>
    <w:rsid w:val="006A5B7B"/>
    <w:rsid w:val="006A7A80"/>
    <w:rsid w:val="006B150A"/>
    <w:rsid w:val="006B4F63"/>
    <w:rsid w:val="006B6100"/>
    <w:rsid w:val="006C2FFD"/>
    <w:rsid w:val="006C7628"/>
    <w:rsid w:val="006C7980"/>
    <w:rsid w:val="006C7DAA"/>
    <w:rsid w:val="006D0276"/>
    <w:rsid w:val="006E2741"/>
    <w:rsid w:val="006E60E3"/>
    <w:rsid w:val="006E6A1D"/>
    <w:rsid w:val="006E7E9C"/>
    <w:rsid w:val="006F0C21"/>
    <w:rsid w:val="006F1CFE"/>
    <w:rsid w:val="006F53B2"/>
    <w:rsid w:val="006F6DBC"/>
    <w:rsid w:val="006F7B7B"/>
    <w:rsid w:val="00700569"/>
    <w:rsid w:val="00702A11"/>
    <w:rsid w:val="00702D42"/>
    <w:rsid w:val="00703DF2"/>
    <w:rsid w:val="00707124"/>
    <w:rsid w:val="0070714D"/>
    <w:rsid w:val="00707FC2"/>
    <w:rsid w:val="007167FB"/>
    <w:rsid w:val="00722E89"/>
    <w:rsid w:val="00736E94"/>
    <w:rsid w:val="00737554"/>
    <w:rsid w:val="00740D5C"/>
    <w:rsid w:val="0074126F"/>
    <w:rsid w:val="0074328B"/>
    <w:rsid w:val="00745B67"/>
    <w:rsid w:val="00747281"/>
    <w:rsid w:val="007475C7"/>
    <w:rsid w:val="007477C8"/>
    <w:rsid w:val="00750969"/>
    <w:rsid w:val="0075146A"/>
    <w:rsid w:val="00751827"/>
    <w:rsid w:val="00752BBA"/>
    <w:rsid w:val="00756269"/>
    <w:rsid w:val="007579EC"/>
    <w:rsid w:val="00760157"/>
    <w:rsid w:val="00764D31"/>
    <w:rsid w:val="00765ADA"/>
    <w:rsid w:val="0076711E"/>
    <w:rsid w:val="00774C5F"/>
    <w:rsid w:val="007756D9"/>
    <w:rsid w:val="0078461C"/>
    <w:rsid w:val="0079122A"/>
    <w:rsid w:val="00791244"/>
    <w:rsid w:val="00793110"/>
    <w:rsid w:val="00795B40"/>
    <w:rsid w:val="00796F77"/>
    <w:rsid w:val="007A3A60"/>
    <w:rsid w:val="007A4CA5"/>
    <w:rsid w:val="007A6A9F"/>
    <w:rsid w:val="007B235F"/>
    <w:rsid w:val="007B3A56"/>
    <w:rsid w:val="007B4E30"/>
    <w:rsid w:val="007B74C0"/>
    <w:rsid w:val="007B78D7"/>
    <w:rsid w:val="007B7F06"/>
    <w:rsid w:val="007C18D3"/>
    <w:rsid w:val="007C241A"/>
    <w:rsid w:val="007C4137"/>
    <w:rsid w:val="007C739D"/>
    <w:rsid w:val="007C7B04"/>
    <w:rsid w:val="007D2A6F"/>
    <w:rsid w:val="007D32C2"/>
    <w:rsid w:val="007D5C57"/>
    <w:rsid w:val="007E14EB"/>
    <w:rsid w:val="007E5358"/>
    <w:rsid w:val="007E55FF"/>
    <w:rsid w:val="007F2762"/>
    <w:rsid w:val="00806A1F"/>
    <w:rsid w:val="00806B97"/>
    <w:rsid w:val="008075FD"/>
    <w:rsid w:val="00810E45"/>
    <w:rsid w:val="00811678"/>
    <w:rsid w:val="00814A25"/>
    <w:rsid w:val="00817A24"/>
    <w:rsid w:val="00821A66"/>
    <w:rsid w:val="0082237D"/>
    <w:rsid w:val="00824A9F"/>
    <w:rsid w:val="008274E3"/>
    <w:rsid w:val="008308F2"/>
    <w:rsid w:val="00834B45"/>
    <w:rsid w:val="00837AE9"/>
    <w:rsid w:val="00840A63"/>
    <w:rsid w:val="00843D37"/>
    <w:rsid w:val="008455C7"/>
    <w:rsid w:val="00850C75"/>
    <w:rsid w:val="0085232F"/>
    <w:rsid w:val="00852CE6"/>
    <w:rsid w:val="00855099"/>
    <w:rsid w:val="00857ECD"/>
    <w:rsid w:val="00861DF1"/>
    <w:rsid w:val="00862E64"/>
    <w:rsid w:val="00863DE9"/>
    <w:rsid w:val="00870013"/>
    <w:rsid w:val="008705F5"/>
    <w:rsid w:val="00870BA8"/>
    <w:rsid w:val="00871E0E"/>
    <w:rsid w:val="00874026"/>
    <w:rsid w:val="00874088"/>
    <w:rsid w:val="00883D55"/>
    <w:rsid w:val="0088480D"/>
    <w:rsid w:val="00887C93"/>
    <w:rsid w:val="008920DA"/>
    <w:rsid w:val="008934C8"/>
    <w:rsid w:val="00895DA0"/>
    <w:rsid w:val="008A3997"/>
    <w:rsid w:val="008B03BE"/>
    <w:rsid w:val="008B13A6"/>
    <w:rsid w:val="008C1B66"/>
    <w:rsid w:val="008C364B"/>
    <w:rsid w:val="008C44E8"/>
    <w:rsid w:val="008C4A1D"/>
    <w:rsid w:val="008C7D22"/>
    <w:rsid w:val="008D393B"/>
    <w:rsid w:val="008D5D51"/>
    <w:rsid w:val="008D630F"/>
    <w:rsid w:val="008D6FCA"/>
    <w:rsid w:val="008E12AD"/>
    <w:rsid w:val="008E21B1"/>
    <w:rsid w:val="008E4502"/>
    <w:rsid w:val="008F120E"/>
    <w:rsid w:val="008F4333"/>
    <w:rsid w:val="008F6B1B"/>
    <w:rsid w:val="008F71F3"/>
    <w:rsid w:val="008F7602"/>
    <w:rsid w:val="009010EE"/>
    <w:rsid w:val="00903186"/>
    <w:rsid w:val="00906F0F"/>
    <w:rsid w:val="00910E10"/>
    <w:rsid w:val="009111C3"/>
    <w:rsid w:val="00913675"/>
    <w:rsid w:val="00914213"/>
    <w:rsid w:val="009147BC"/>
    <w:rsid w:val="0092002F"/>
    <w:rsid w:val="00920EB7"/>
    <w:rsid w:val="00921354"/>
    <w:rsid w:val="00923214"/>
    <w:rsid w:val="00927BB1"/>
    <w:rsid w:val="00927D54"/>
    <w:rsid w:val="0093139B"/>
    <w:rsid w:val="00933D54"/>
    <w:rsid w:val="00934A61"/>
    <w:rsid w:val="00934C9B"/>
    <w:rsid w:val="009400F9"/>
    <w:rsid w:val="009403A1"/>
    <w:rsid w:val="00942AF7"/>
    <w:rsid w:val="00947737"/>
    <w:rsid w:val="00951209"/>
    <w:rsid w:val="00956197"/>
    <w:rsid w:val="00961258"/>
    <w:rsid w:val="009618C4"/>
    <w:rsid w:val="00961A36"/>
    <w:rsid w:val="00962319"/>
    <w:rsid w:val="00963A4B"/>
    <w:rsid w:val="00965426"/>
    <w:rsid w:val="00965BED"/>
    <w:rsid w:val="00966941"/>
    <w:rsid w:val="00967837"/>
    <w:rsid w:val="009702D6"/>
    <w:rsid w:val="009704C7"/>
    <w:rsid w:val="0097257B"/>
    <w:rsid w:val="009736FE"/>
    <w:rsid w:val="00981D07"/>
    <w:rsid w:val="0098265B"/>
    <w:rsid w:val="00983BA9"/>
    <w:rsid w:val="00987196"/>
    <w:rsid w:val="00990986"/>
    <w:rsid w:val="00993A52"/>
    <w:rsid w:val="00994C5E"/>
    <w:rsid w:val="0099690B"/>
    <w:rsid w:val="009A0FB9"/>
    <w:rsid w:val="009A2AFE"/>
    <w:rsid w:val="009A4F95"/>
    <w:rsid w:val="009A5553"/>
    <w:rsid w:val="009B1834"/>
    <w:rsid w:val="009B2DC6"/>
    <w:rsid w:val="009B38EE"/>
    <w:rsid w:val="009C05E2"/>
    <w:rsid w:val="009C13A0"/>
    <w:rsid w:val="009C1F08"/>
    <w:rsid w:val="009C3183"/>
    <w:rsid w:val="009D0C86"/>
    <w:rsid w:val="009D1196"/>
    <w:rsid w:val="009D165D"/>
    <w:rsid w:val="009D23AF"/>
    <w:rsid w:val="009F1EB2"/>
    <w:rsid w:val="009F7E72"/>
    <w:rsid w:val="00A01EF0"/>
    <w:rsid w:val="00A0414E"/>
    <w:rsid w:val="00A105FD"/>
    <w:rsid w:val="00A10E67"/>
    <w:rsid w:val="00A1200F"/>
    <w:rsid w:val="00A12AD9"/>
    <w:rsid w:val="00A1452D"/>
    <w:rsid w:val="00A149CE"/>
    <w:rsid w:val="00A14E00"/>
    <w:rsid w:val="00A171CB"/>
    <w:rsid w:val="00A1779F"/>
    <w:rsid w:val="00A21930"/>
    <w:rsid w:val="00A25058"/>
    <w:rsid w:val="00A25579"/>
    <w:rsid w:val="00A30F0F"/>
    <w:rsid w:val="00A31F1D"/>
    <w:rsid w:val="00A32C34"/>
    <w:rsid w:val="00A33805"/>
    <w:rsid w:val="00A35236"/>
    <w:rsid w:val="00A37224"/>
    <w:rsid w:val="00A51CFE"/>
    <w:rsid w:val="00A54FF3"/>
    <w:rsid w:val="00A5578B"/>
    <w:rsid w:val="00A57A8A"/>
    <w:rsid w:val="00A605E3"/>
    <w:rsid w:val="00A610D1"/>
    <w:rsid w:val="00A63243"/>
    <w:rsid w:val="00A63CA2"/>
    <w:rsid w:val="00A64469"/>
    <w:rsid w:val="00A71DA5"/>
    <w:rsid w:val="00A72E5D"/>
    <w:rsid w:val="00A749E3"/>
    <w:rsid w:val="00A75A4B"/>
    <w:rsid w:val="00A83826"/>
    <w:rsid w:val="00A83E30"/>
    <w:rsid w:val="00A843BC"/>
    <w:rsid w:val="00A85C94"/>
    <w:rsid w:val="00A86555"/>
    <w:rsid w:val="00A87CF9"/>
    <w:rsid w:val="00A90164"/>
    <w:rsid w:val="00A91CA2"/>
    <w:rsid w:val="00A92517"/>
    <w:rsid w:val="00A94095"/>
    <w:rsid w:val="00AA3D6C"/>
    <w:rsid w:val="00AA7B12"/>
    <w:rsid w:val="00AB22D6"/>
    <w:rsid w:val="00AB416C"/>
    <w:rsid w:val="00AB7248"/>
    <w:rsid w:val="00AC191F"/>
    <w:rsid w:val="00AC2CD4"/>
    <w:rsid w:val="00AC6690"/>
    <w:rsid w:val="00AD01FD"/>
    <w:rsid w:val="00AD2FFB"/>
    <w:rsid w:val="00AD6431"/>
    <w:rsid w:val="00AD6628"/>
    <w:rsid w:val="00AE0DF2"/>
    <w:rsid w:val="00AE0F95"/>
    <w:rsid w:val="00AE0FB6"/>
    <w:rsid w:val="00AE5338"/>
    <w:rsid w:val="00AE7F69"/>
    <w:rsid w:val="00AF0E08"/>
    <w:rsid w:val="00AF45DC"/>
    <w:rsid w:val="00AF6D25"/>
    <w:rsid w:val="00B01A10"/>
    <w:rsid w:val="00B0308B"/>
    <w:rsid w:val="00B0394C"/>
    <w:rsid w:val="00B04213"/>
    <w:rsid w:val="00B04463"/>
    <w:rsid w:val="00B04CEC"/>
    <w:rsid w:val="00B0672D"/>
    <w:rsid w:val="00B12041"/>
    <w:rsid w:val="00B12DDC"/>
    <w:rsid w:val="00B146A3"/>
    <w:rsid w:val="00B21EB7"/>
    <w:rsid w:val="00B26DF3"/>
    <w:rsid w:val="00B27389"/>
    <w:rsid w:val="00B30D69"/>
    <w:rsid w:val="00B32DF1"/>
    <w:rsid w:val="00B35AFC"/>
    <w:rsid w:val="00B363BE"/>
    <w:rsid w:val="00B401A2"/>
    <w:rsid w:val="00B5026F"/>
    <w:rsid w:val="00B5052D"/>
    <w:rsid w:val="00B526B9"/>
    <w:rsid w:val="00B55CC5"/>
    <w:rsid w:val="00B56952"/>
    <w:rsid w:val="00B63683"/>
    <w:rsid w:val="00B711C9"/>
    <w:rsid w:val="00B71A40"/>
    <w:rsid w:val="00B73688"/>
    <w:rsid w:val="00B75CD6"/>
    <w:rsid w:val="00B77556"/>
    <w:rsid w:val="00B80987"/>
    <w:rsid w:val="00B830C5"/>
    <w:rsid w:val="00B90733"/>
    <w:rsid w:val="00B90A74"/>
    <w:rsid w:val="00B965D4"/>
    <w:rsid w:val="00B97807"/>
    <w:rsid w:val="00BA0559"/>
    <w:rsid w:val="00BA75EB"/>
    <w:rsid w:val="00BB00A4"/>
    <w:rsid w:val="00BB0242"/>
    <w:rsid w:val="00BB68D7"/>
    <w:rsid w:val="00BC238F"/>
    <w:rsid w:val="00BC5218"/>
    <w:rsid w:val="00BC6F56"/>
    <w:rsid w:val="00BD1526"/>
    <w:rsid w:val="00BD2827"/>
    <w:rsid w:val="00BD4E92"/>
    <w:rsid w:val="00BD53CD"/>
    <w:rsid w:val="00BD7643"/>
    <w:rsid w:val="00BD7867"/>
    <w:rsid w:val="00BE0FF7"/>
    <w:rsid w:val="00BE248B"/>
    <w:rsid w:val="00BE5E2D"/>
    <w:rsid w:val="00BE7A0F"/>
    <w:rsid w:val="00BF23A9"/>
    <w:rsid w:val="00BF23DA"/>
    <w:rsid w:val="00BF6C76"/>
    <w:rsid w:val="00C01EFF"/>
    <w:rsid w:val="00C02768"/>
    <w:rsid w:val="00C02CED"/>
    <w:rsid w:val="00C03B6E"/>
    <w:rsid w:val="00C112D7"/>
    <w:rsid w:val="00C12734"/>
    <w:rsid w:val="00C15BC1"/>
    <w:rsid w:val="00C175E2"/>
    <w:rsid w:val="00C25025"/>
    <w:rsid w:val="00C2615A"/>
    <w:rsid w:val="00C268A4"/>
    <w:rsid w:val="00C27970"/>
    <w:rsid w:val="00C32DDF"/>
    <w:rsid w:val="00C3415A"/>
    <w:rsid w:val="00C346D3"/>
    <w:rsid w:val="00C34C96"/>
    <w:rsid w:val="00C36CBE"/>
    <w:rsid w:val="00C3738E"/>
    <w:rsid w:val="00C403C1"/>
    <w:rsid w:val="00C419A9"/>
    <w:rsid w:val="00C4245C"/>
    <w:rsid w:val="00C42D21"/>
    <w:rsid w:val="00C46A96"/>
    <w:rsid w:val="00C52FE4"/>
    <w:rsid w:val="00C53F4A"/>
    <w:rsid w:val="00C556BD"/>
    <w:rsid w:val="00C56B48"/>
    <w:rsid w:val="00C61B8F"/>
    <w:rsid w:val="00C61E67"/>
    <w:rsid w:val="00C63024"/>
    <w:rsid w:val="00C67F9C"/>
    <w:rsid w:val="00C70F01"/>
    <w:rsid w:val="00C728CF"/>
    <w:rsid w:val="00C73951"/>
    <w:rsid w:val="00C763AC"/>
    <w:rsid w:val="00C77816"/>
    <w:rsid w:val="00C84C37"/>
    <w:rsid w:val="00C85E51"/>
    <w:rsid w:val="00C8739A"/>
    <w:rsid w:val="00C972AF"/>
    <w:rsid w:val="00CA0CBF"/>
    <w:rsid w:val="00CA2AD4"/>
    <w:rsid w:val="00CA2CE5"/>
    <w:rsid w:val="00CB02B4"/>
    <w:rsid w:val="00CB2906"/>
    <w:rsid w:val="00CB4666"/>
    <w:rsid w:val="00CB4FCF"/>
    <w:rsid w:val="00CB6A25"/>
    <w:rsid w:val="00CC00B3"/>
    <w:rsid w:val="00CC23E2"/>
    <w:rsid w:val="00CC3C11"/>
    <w:rsid w:val="00CD0365"/>
    <w:rsid w:val="00CD091D"/>
    <w:rsid w:val="00CD0E3B"/>
    <w:rsid w:val="00CD48C1"/>
    <w:rsid w:val="00CD7332"/>
    <w:rsid w:val="00CE2469"/>
    <w:rsid w:val="00CE2522"/>
    <w:rsid w:val="00CE3C5A"/>
    <w:rsid w:val="00CE4171"/>
    <w:rsid w:val="00CE47B2"/>
    <w:rsid w:val="00CE49D2"/>
    <w:rsid w:val="00CE6229"/>
    <w:rsid w:val="00CE6AFF"/>
    <w:rsid w:val="00CE7505"/>
    <w:rsid w:val="00CF636B"/>
    <w:rsid w:val="00CF697C"/>
    <w:rsid w:val="00CF69F8"/>
    <w:rsid w:val="00CF7D08"/>
    <w:rsid w:val="00D047AC"/>
    <w:rsid w:val="00D04A96"/>
    <w:rsid w:val="00D0526B"/>
    <w:rsid w:val="00D10B7D"/>
    <w:rsid w:val="00D126E5"/>
    <w:rsid w:val="00D15B6A"/>
    <w:rsid w:val="00D17026"/>
    <w:rsid w:val="00D22209"/>
    <w:rsid w:val="00D237F6"/>
    <w:rsid w:val="00D252D2"/>
    <w:rsid w:val="00D26B93"/>
    <w:rsid w:val="00D34F56"/>
    <w:rsid w:val="00D357E8"/>
    <w:rsid w:val="00D37207"/>
    <w:rsid w:val="00D433B9"/>
    <w:rsid w:val="00D43C97"/>
    <w:rsid w:val="00D506AD"/>
    <w:rsid w:val="00D52BD7"/>
    <w:rsid w:val="00D53490"/>
    <w:rsid w:val="00D538E6"/>
    <w:rsid w:val="00D57051"/>
    <w:rsid w:val="00D67E1B"/>
    <w:rsid w:val="00D70FCC"/>
    <w:rsid w:val="00D72702"/>
    <w:rsid w:val="00D72E48"/>
    <w:rsid w:val="00D74B62"/>
    <w:rsid w:val="00D74EF7"/>
    <w:rsid w:val="00D75A5B"/>
    <w:rsid w:val="00D76FE6"/>
    <w:rsid w:val="00D8023C"/>
    <w:rsid w:val="00D80F9B"/>
    <w:rsid w:val="00D818F5"/>
    <w:rsid w:val="00D81BD6"/>
    <w:rsid w:val="00D82560"/>
    <w:rsid w:val="00D8344C"/>
    <w:rsid w:val="00D908FA"/>
    <w:rsid w:val="00D90B60"/>
    <w:rsid w:val="00D912F6"/>
    <w:rsid w:val="00D91A40"/>
    <w:rsid w:val="00D934B9"/>
    <w:rsid w:val="00D9695C"/>
    <w:rsid w:val="00D97F51"/>
    <w:rsid w:val="00DA03D8"/>
    <w:rsid w:val="00DA4C02"/>
    <w:rsid w:val="00DA4F10"/>
    <w:rsid w:val="00DA5524"/>
    <w:rsid w:val="00DA5530"/>
    <w:rsid w:val="00DA686E"/>
    <w:rsid w:val="00DB2888"/>
    <w:rsid w:val="00DB527C"/>
    <w:rsid w:val="00DB5C41"/>
    <w:rsid w:val="00DC1083"/>
    <w:rsid w:val="00DC3137"/>
    <w:rsid w:val="00DC71AF"/>
    <w:rsid w:val="00DD0514"/>
    <w:rsid w:val="00DD06E9"/>
    <w:rsid w:val="00DD3FB5"/>
    <w:rsid w:val="00DE3FCA"/>
    <w:rsid w:val="00DE5B5A"/>
    <w:rsid w:val="00DF0386"/>
    <w:rsid w:val="00DF2582"/>
    <w:rsid w:val="00DF37E7"/>
    <w:rsid w:val="00DF5BD4"/>
    <w:rsid w:val="00E01A0A"/>
    <w:rsid w:val="00E04F63"/>
    <w:rsid w:val="00E05D4D"/>
    <w:rsid w:val="00E07196"/>
    <w:rsid w:val="00E11AFC"/>
    <w:rsid w:val="00E14324"/>
    <w:rsid w:val="00E16919"/>
    <w:rsid w:val="00E17D5C"/>
    <w:rsid w:val="00E20368"/>
    <w:rsid w:val="00E243C5"/>
    <w:rsid w:val="00E25BE1"/>
    <w:rsid w:val="00E31C62"/>
    <w:rsid w:val="00E40C40"/>
    <w:rsid w:val="00E4252E"/>
    <w:rsid w:val="00E4476C"/>
    <w:rsid w:val="00E47A2A"/>
    <w:rsid w:val="00E53CFF"/>
    <w:rsid w:val="00E5669E"/>
    <w:rsid w:val="00E6057C"/>
    <w:rsid w:val="00E62D9D"/>
    <w:rsid w:val="00E634FE"/>
    <w:rsid w:val="00E64BB7"/>
    <w:rsid w:val="00E67BD8"/>
    <w:rsid w:val="00E7190A"/>
    <w:rsid w:val="00E75546"/>
    <w:rsid w:val="00E80DC7"/>
    <w:rsid w:val="00E85E9C"/>
    <w:rsid w:val="00E8652B"/>
    <w:rsid w:val="00E86E55"/>
    <w:rsid w:val="00E92C97"/>
    <w:rsid w:val="00E946D4"/>
    <w:rsid w:val="00EA0282"/>
    <w:rsid w:val="00EA034C"/>
    <w:rsid w:val="00EB05F4"/>
    <w:rsid w:val="00EB4917"/>
    <w:rsid w:val="00EB594B"/>
    <w:rsid w:val="00EC1B92"/>
    <w:rsid w:val="00EC354A"/>
    <w:rsid w:val="00ED12AE"/>
    <w:rsid w:val="00ED1AD1"/>
    <w:rsid w:val="00ED34E1"/>
    <w:rsid w:val="00ED422A"/>
    <w:rsid w:val="00ED6D91"/>
    <w:rsid w:val="00EE1425"/>
    <w:rsid w:val="00EE2948"/>
    <w:rsid w:val="00EE64E9"/>
    <w:rsid w:val="00EF0E33"/>
    <w:rsid w:val="00EF1FBE"/>
    <w:rsid w:val="00EF40E4"/>
    <w:rsid w:val="00EF6635"/>
    <w:rsid w:val="00EF6C30"/>
    <w:rsid w:val="00F01D0A"/>
    <w:rsid w:val="00F01D8A"/>
    <w:rsid w:val="00F0527D"/>
    <w:rsid w:val="00F13445"/>
    <w:rsid w:val="00F142C7"/>
    <w:rsid w:val="00F14A4A"/>
    <w:rsid w:val="00F14E06"/>
    <w:rsid w:val="00F16B93"/>
    <w:rsid w:val="00F17544"/>
    <w:rsid w:val="00F1778E"/>
    <w:rsid w:val="00F20CEF"/>
    <w:rsid w:val="00F2237E"/>
    <w:rsid w:val="00F24B1C"/>
    <w:rsid w:val="00F25A53"/>
    <w:rsid w:val="00F263C9"/>
    <w:rsid w:val="00F26EC1"/>
    <w:rsid w:val="00F30006"/>
    <w:rsid w:val="00F3016D"/>
    <w:rsid w:val="00F31710"/>
    <w:rsid w:val="00F36360"/>
    <w:rsid w:val="00F366D5"/>
    <w:rsid w:val="00F36BAC"/>
    <w:rsid w:val="00F4097D"/>
    <w:rsid w:val="00F423D8"/>
    <w:rsid w:val="00F445B1"/>
    <w:rsid w:val="00F46DA7"/>
    <w:rsid w:val="00F510A9"/>
    <w:rsid w:val="00F52888"/>
    <w:rsid w:val="00F53321"/>
    <w:rsid w:val="00F5518F"/>
    <w:rsid w:val="00F55652"/>
    <w:rsid w:val="00F574B2"/>
    <w:rsid w:val="00F620F2"/>
    <w:rsid w:val="00F70B77"/>
    <w:rsid w:val="00F73E98"/>
    <w:rsid w:val="00F755FB"/>
    <w:rsid w:val="00F75B30"/>
    <w:rsid w:val="00F779A4"/>
    <w:rsid w:val="00F926D1"/>
    <w:rsid w:val="00F94A76"/>
    <w:rsid w:val="00FA2DCA"/>
    <w:rsid w:val="00FA3C93"/>
    <w:rsid w:val="00FA59D2"/>
    <w:rsid w:val="00FA6FA1"/>
    <w:rsid w:val="00FB0D4F"/>
    <w:rsid w:val="00FB0E8B"/>
    <w:rsid w:val="00FB2016"/>
    <w:rsid w:val="00FB328A"/>
    <w:rsid w:val="00FB38E4"/>
    <w:rsid w:val="00FB6A05"/>
    <w:rsid w:val="00FB71E6"/>
    <w:rsid w:val="00FC65A5"/>
    <w:rsid w:val="00FC6B3F"/>
    <w:rsid w:val="00FC7EAA"/>
    <w:rsid w:val="00FD00F0"/>
    <w:rsid w:val="00FD0BE8"/>
    <w:rsid w:val="00FD2B6E"/>
    <w:rsid w:val="00FD5268"/>
    <w:rsid w:val="00FE0560"/>
    <w:rsid w:val="00FE16FD"/>
    <w:rsid w:val="00FE2D42"/>
    <w:rsid w:val="00FE2D4C"/>
    <w:rsid w:val="00FE33C9"/>
    <w:rsid w:val="00FE3587"/>
    <w:rsid w:val="00FE4C44"/>
    <w:rsid w:val="00FF109D"/>
    <w:rsid w:val="00FF1F10"/>
    <w:rsid w:val="00FF2B65"/>
    <w:rsid w:val="00FF4059"/>
    <w:rsid w:val="00FF4E72"/>
    <w:rsid w:val="00FF557E"/>
    <w:rsid w:val="00FF5D90"/>
    <w:rsid w:val="094368B2"/>
    <w:rsid w:val="17E82B72"/>
    <w:rsid w:val="2D24E174"/>
    <w:rsid w:val="2E67D916"/>
    <w:rsid w:val="376798A0"/>
    <w:rsid w:val="5CC4447C"/>
    <w:rsid w:val="617CBBD5"/>
    <w:rsid w:val="7444BE2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6B9D01"/>
  <w15:docId w15:val="{65E1E698-2881-4702-9F78-51E1478EC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94368B2"/>
    <w:rPr>
      <w:lang w:val="en-GB"/>
    </w:rPr>
  </w:style>
  <w:style w:type="paragraph" w:styleId="Heading1">
    <w:name w:val="heading 1"/>
    <w:basedOn w:val="Normal"/>
    <w:next w:val="Normal"/>
    <w:uiPriority w:val="9"/>
    <w:qFormat/>
    <w:rsid w:val="094368B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94368B2"/>
    <w:pPr>
      <w:keepNext/>
      <w:keepLines/>
      <w:numPr>
        <w:numId w:val="33"/>
      </w:numPr>
      <w:tabs>
        <w:tab w:val="left" w:pos="567"/>
        <w:tab w:val="left" w:pos="1418"/>
        <w:tab w:val="left" w:pos="1843"/>
      </w:tabs>
      <w:spacing w:before="360" w:after="240"/>
      <w:outlineLvl w:val="1"/>
    </w:pPr>
    <w:rPr>
      <w:rFonts w:ascii="Arial" w:eastAsiaTheme="majorEastAsia" w:hAnsi="Arial" w:cstheme="majorBidi"/>
      <w:b/>
      <w:bCs/>
      <w:color w:val="003087"/>
      <w:sz w:val="32"/>
      <w:szCs w:val="32"/>
    </w:rPr>
  </w:style>
  <w:style w:type="paragraph" w:styleId="Heading3">
    <w:name w:val="heading 3"/>
    <w:basedOn w:val="Normal"/>
    <w:next w:val="Normal"/>
    <w:link w:val="Heading3Char"/>
    <w:uiPriority w:val="9"/>
    <w:semiHidden/>
    <w:unhideWhenUsed/>
    <w:qFormat/>
    <w:rsid w:val="094368B2"/>
    <w:pPr>
      <w:keepNext/>
      <w:keepLines/>
      <w:spacing w:before="40"/>
      <w:outlineLvl w:val="2"/>
    </w:pPr>
    <w:rPr>
      <w:rFonts w:asciiTheme="majorHAnsi" w:eastAsiaTheme="majorEastAsia" w:hAnsiTheme="majorHAnsi" w:cstheme="majorBidi"/>
      <w:color w:val="1F3763"/>
      <w:sz w:val="24"/>
      <w:szCs w:val="24"/>
    </w:rPr>
  </w:style>
  <w:style w:type="paragraph" w:styleId="Heading4">
    <w:name w:val="heading 4"/>
    <w:basedOn w:val="Normal"/>
    <w:next w:val="Normal"/>
    <w:uiPriority w:val="9"/>
    <w:unhideWhenUsed/>
    <w:qFormat/>
    <w:rsid w:val="094368B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094368B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094368B2"/>
    <w:pPr>
      <w:keepNext/>
      <w:keepLines/>
      <w:spacing w:before="4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094368B2"/>
    <w:pPr>
      <w:keepNext/>
      <w:keepLines/>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094368B2"/>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094368B2"/>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94368B2"/>
    <w:pPr>
      <w:ind w:left="720"/>
      <w:contextualSpacing/>
    </w:pPr>
  </w:style>
  <w:style w:type="paragraph" w:styleId="Header">
    <w:name w:val="header"/>
    <w:basedOn w:val="Normal"/>
    <w:link w:val="HeaderChar"/>
    <w:uiPriority w:val="99"/>
    <w:unhideWhenUsed/>
    <w:rsid w:val="094368B2"/>
    <w:pPr>
      <w:tabs>
        <w:tab w:val="center" w:pos="4680"/>
        <w:tab w:val="right" w:pos="9360"/>
      </w:tabs>
    </w:pPr>
  </w:style>
  <w:style w:type="character" w:customStyle="1" w:styleId="HeaderChar">
    <w:name w:val="Header Char"/>
    <w:basedOn w:val="DefaultParagraphFont"/>
    <w:link w:val="Header"/>
    <w:uiPriority w:val="99"/>
    <w:rsid w:val="009C3183"/>
  </w:style>
  <w:style w:type="paragraph" w:styleId="Footer">
    <w:name w:val="footer"/>
    <w:basedOn w:val="Normal"/>
    <w:link w:val="FooterChar"/>
    <w:uiPriority w:val="99"/>
    <w:unhideWhenUsed/>
    <w:rsid w:val="094368B2"/>
    <w:pPr>
      <w:tabs>
        <w:tab w:val="center" w:pos="4680"/>
        <w:tab w:val="right" w:pos="9360"/>
      </w:tabs>
    </w:pPr>
  </w:style>
  <w:style w:type="character" w:customStyle="1" w:styleId="FooterChar">
    <w:name w:val="Footer Char"/>
    <w:basedOn w:val="DefaultParagraphFont"/>
    <w:link w:val="Footer"/>
    <w:uiPriority w:val="99"/>
    <w:rsid w:val="009C3183"/>
  </w:style>
  <w:style w:type="paragraph" w:styleId="Revision">
    <w:name w:val="Revision"/>
    <w:hidden/>
    <w:uiPriority w:val="99"/>
    <w:semiHidden/>
    <w:rsid w:val="00C02CED"/>
  </w:style>
  <w:style w:type="character" w:styleId="CommentReference">
    <w:name w:val="annotation reference"/>
    <w:basedOn w:val="DefaultParagraphFont"/>
    <w:uiPriority w:val="99"/>
    <w:semiHidden/>
    <w:unhideWhenUsed/>
    <w:rsid w:val="00942AF7"/>
    <w:rPr>
      <w:sz w:val="16"/>
      <w:szCs w:val="16"/>
    </w:rPr>
  </w:style>
  <w:style w:type="paragraph" w:styleId="CommentText">
    <w:name w:val="annotation text"/>
    <w:basedOn w:val="Normal"/>
    <w:link w:val="CommentTextChar"/>
    <w:uiPriority w:val="99"/>
    <w:unhideWhenUsed/>
    <w:rsid w:val="094368B2"/>
    <w:rPr>
      <w:sz w:val="20"/>
      <w:szCs w:val="20"/>
    </w:rPr>
  </w:style>
  <w:style w:type="character" w:customStyle="1" w:styleId="CommentTextChar">
    <w:name w:val="Comment Text Char"/>
    <w:basedOn w:val="DefaultParagraphFont"/>
    <w:link w:val="CommentText"/>
    <w:uiPriority w:val="99"/>
    <w:rsid w:val="00942AF7"/>
    <w:rPr>
      <w:sz w:val="20"/>
      <w:szCs w:val="20"/>
    </w:rPr>
  </w:style>
  <w:style w:type="paragraph" w:styleId="CommentSubject">
    <w:name w:val="annotation subject"/>
    <w:basedOn w:val="CommentText"/>
    <w:next w:val="CommentText"/>
    <w:link w:val="CommentSubjectChar"/>
    <w:uiPriority w:val="99"/>
    <w:semiHidden/>
    <w:unhideWhenUsed/>
    <w:rsid w:val="00942AF7"/>
    <w:rPr>
      <w:b/>
      <w:bCs/>
    </w:rPr>
  </w:style>
  <w:style w:type="character" w:customStyle="1" w:styleId="CommentSubjectChar">
    <w:name w:val="Comment Subject Char"/>
    <w:basedOn w:val="CommentTextChar"/>
    <w:link w:val="CommentSubject"/>
    <w:uiPriority w:val="99"/>
    <w:semiHidden/>
    <w:rsid w:val="00942AF7"/>
    <w:rPr>
      <w:b/>
      <w:bCs/>
      <w:sz w:val="20"/>
      <w:szCs w:val="20"/>
    </w:rPr>
  </w:style>
  <w:style w:type="character" w:customStyle="1" w:styleId="Heading2Char">
    <w:name w:val="Heading 2 Char"/>
    <w:basedOn w:val="DefaultParagraphFont"/>
    <w:link w:val="Heading2"/>
    <w:uiPriority w:val="9"/>
    <w:rsid w:val="00640DF0"/>
    <w:rPr>
      <w:rFonts w:ascii="Arial" w:eastAsiaTheme="majorEastAsia" w:hAnsi="Arial" w:cstheme="majorBidi"/>
      <w:b/>
      <w:color w:val="003087"/>
      <w:sz w:val="32"/>
      <w:szCs w:val="26"/>
      <w:lang w:val="en-GB"/>
    </w:rPr>
  </w:style>
  <w:style w:type="paragraph" w:customStyle="1" w:styleId="Sub-clauselevel2">
    <w:name w:val="Sub-clause (level 2)"/>
    <w:basedOn w:val="Normal"/>
    <w:uiPriority w:val="1"/>
    <w:qFormat/>
    <w:rsid w:val="094368B2"/>
    <w:pPr>
      <w:numPr>
        <w:ilvl w:val="2"/>
        <w:numId w:val="33"/>
      </w:numPr>
      <w:tabs>
        <w:tab w:val="left" w:pos="567"/>
        <w:tab w:val="left" w:pos="1418"/>
        <w:tab w:val="left" w:pos="1843"/>
      </w:tabs>
      <w:spacing w:after="120"/>
      <w:ind w:left="1418" w:hanging="851"/>
    </w:pPr>
    <w:rPr>
      <w:rFonts w:ascii="Arial" w:eastAsiaTheme="minorEastAsia" w:hAnsi="Arial" w:cstheme="minorBidi"/>
      <w:color w:val="000000" w:themeColor="text1"/>
      <w:sz w:val="24"/>
      <w:szCs w:val="24"/>
    </w:rPr>
  </w:style>
  <w:style w:type="paragraph" w:customStyle="1" w:styleId="Clauselevel1">
    <w:name w:val="Clause level 1"/>
    <w:basedOn w:val="Normal"/>
    <w:link w:val="Clauselevel1Char"/>
    <w:uiPriority w:val="1"/>
    <w:qFormat/>
    <w:rsid w:val="094368B2"/>
    <w:pPr>
      <w:numPr>
        <w:ilvl w:val="1"/>
        <w:numId w:val="33"/>
      </w:numPr>
      <w:tabs>
        <w:tab w:val="left" w:pos="567"/>
        <w:tab w:val="left" w:pos="1418"/>
        <w:tab w:val="left" w:pos="1843"/>
      </w:tabs>
      <w:spacing w:after="240"/>
    </w:pPr>
    <w:rPr>
      <w:rFonts w:ascii="Arial" w:eastAsiaTheme="minorEastAsia" w:hAnsi="Arial" w:cstheme="minorBidi"/>
      <w:color w:val="000000" w:themeColor="text1"/>
      <w:sz w:val="24"/>
      <w:szCs w:val="24"/>
    </w:rPr>
  </w:style>
  <w:style w:type="character" w:customStyle="1" w:styleId="Clauselevel1Char">
    <w:name w:val="Clause level 1 Char"/>
    <w:basedOn w:val="DefaultParagraphFont"/>
    <w:link w:val="Clauselevel1"/>
    <w:rsid w:val="00640DF0"/>
    <w:rPr>
      <w:rFonts w:ascii="Arial" w:eastAsiaTheme="minorHAnsi" w:hAnsi="Arial" w:cstheme="minorBidi"/>
      <w:color w:val="000000" w:themeColor="text1"/>
      <w:sz w:val="24"/>
      <w:lang w:val="en-GB"/>
    </w:rPr>
  </w:style>
  <w:style w:type="character" w:customStyle="1" w:styleId="Heading3Char">
    <w:name w:val="Heading 3 Char"/>
    <w:basedOn w:val="DefaultParagraphFont"/>
    <w:link w:val="Heading3"/>
    <w:uiPriority w:val="9"/>
    <w:semiHidden/>
    <w:rsid w:val="00A9016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59"/>
    <w:rsid w:val="00A90164"/>
    <w:rPr>
      <w:rFonts w:asciiTheme="minorHAnsi" w:eastAsiaTheme="minorHAnsi" w:hAnsiTheme="minorHAnsi" w:cstheme="minorBid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C6006"/>
    <w:rPr>
      <w:color w:val="0563C1" w:themeColor="hyperlink"/>
      <w:u w:val="single"/>
    </w:rPr>
  </w:style>
  <w:style w:type="character" w:customStyle="1" w:styleId="UnresolvedMention1">
    <w:name w:val="Unresolved Mention1"/>
    <w:basedOn w:val="DefaultParagraphFont"/>
    <w:uiPriority w:val="99"/>
    <w:rsid w:val="005C6006"/>
    <w:rPr>
      <w:color w:val="605E5C"/>
      <w:shd w:val="clear" w:color="auto" w:fill="E1DFDD"/>
    </w:rPr>
  </w:style>
  <w:style w:type="character" w:customStyle="1" w:styleId="UnresolvedMention2">
    <w:name w:val="Unresolved Mention2"/>
    <w:basedOn w:val="DefaultParagraphFont"/>
    <w:uiPriority w:val="99"/>
    <w:rsid w:val="00B146A3"/>
    <w:rPr>
      <w:color w:val="605E5C"/>
      <w:shd w:val="clear" w:color="auto" w:fill="E1DFDD"/>
    </w:rPr>
  </w:style>
  <w:style w:type="paragraph" w:styleId="BalloonText">
    <w:name w:val="Balloon Text"/>
    <w:basedOn w:val="Normal"/>
    <w:link w:val="BalloonTextChar"/>
    <w:uiPriority w:val="99"/>
    <w:semiHidden/>
    <w:unhideWhenUsed/>
    <w:rsid w:val="094368B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1053"/>
    <w:rPr>
      <w:rFonts w:ascii="Segoe UI" w:hAnsi="Segoe UI" w:cs="Segoe UI"/>
      <w:sz w:val="18"/>
      <w:szCs w:val="18"/>
    </w:rPr>
  </w:style>
  <w:style w:type="paragraph" w:customStyle="1" w:styleId="pf0">
    <w:name w:val="pf0"/>
    <w:basedOn w:val="Normal"/>
    <w:uiPriority w:val="1"/>
    <w:rsid w:val="094368B2"/>
    <w:pPr>
      <w:spacing w:beforeAutospacing="1" w:afterAutospacing="1"/>
    </w:pPr>
    <w:rPr>
      <w:rFonts w:eastAsia="Times New Roman"/>
      <w:sz w:val="24"/>
      <w:szCs w:val="24"/>
      <w:lang w:val="en-IE" w:eastAsia="en-IE"/>
    </w:rPr>
  </w:style>
  <w:style w:type="character" w:customStyle="1" w:styleId="cf01">
    <w:name w:val="cf01"/>
    <w:basedOn w:val="DefaultParagraphFont"/>
    <w:rsid w:val="00FF557E"/>
    <w:rPr>
      <w:rFonts w:ascii="Segoe UI" w:hAnsi="Segoe UI" w:cs="Segoe UI" w:hint="default"/>
      <w:sz w:val="18"/>
      <w:szCs w:val="18"/>
      <w:shd w:val="clear" w:color="auto" w:fill="00FF00"/>
    </w:rPr>
  </w:style>
  <w:style w:type="paragraph" w:styleId="Title">
    <w:name w:val="Title"/>
    <w:basedOn w:val="Normal"/>
    <w:next w:val="Normal"/>
    <w:uiPriority w:val="10"/>
    <w:qFormat/>
    <w:rsid w:val="094368B2"/>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094368B2"/>
    <w:rPr>
      <w:rFonts w:eastAsiaTheme="minorEastAsia"/>
      <w:color w:val="5A5A5A"/>
    </w:rPr>
  </w:style>
  <w:style w:type="paragraph" w:styleId="Quote">
    <w:name w:val="Quote"/>
    <w:basedOn w:val="Normal"/>
    <w:next w:val="Normal"/>
    <w:uiPriority w:val="29"/>
    <w:qFormat/>
    <w:rsid w:val="094368B2"/>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094368B2"/>
    <w:pPr>
      <w:spacing w:before="360" w:after="360"/>
      <w:ind w:left="864" w:right="864"/>
      <w:jc w:val="center"/>
    </w:pPr>
    <w:rPr>
      <w:i/>
      <w:iCs/>
      <w:color w:val="4472C4" w:themeColor="accent1"/>
    </w:rPr>
  </w:style>
  <w:style w:type="paragraph" w:styleId="TOC1">
    <w:name w:val="toc 1"/>
    <w:basedOn w:val="Normal"/>
    <w:next w:val="Normal"/>
    <w:uiPriority w:val="39"/>
    <w:unhideWhenUsed/>
    <w:rsid w:val="094368B2"/>
    <w:pPr>
      <w:spacing w:after="100"/>
    </w:pPr>
  </w:style>
  <w:style w:type="paragraph" w:styleId="TOC2">
    <w:name w:val="toc 2"/>
    <w:basedOn w:val="Normal"/>
    <w:next w:val="Normal"/>
    <w:uiPriority w:val="39"/>
    <w:unhideWhenUsed/>
    <w:rsid w:val="094368B2"/>
    <w:pPr>
      <w:spacing w:after="100"/>
      <w:ind w:left="220"/>
    </w:pPr>
  </w:style>
  <w:style w:type="paragraph" w:styleId="TOC3">
    <w:name w:val="toc 3"/>
    <w:basedOn w:val="Normal"/>
    <w:next w:val="Normal"/>
    <w:uiPriority w:val="39"/>
    <w:unhideWhenUsed/>
    <w:rsid w:val="094368B2"/>
    <w:pPr>
      <w:spacing w:after="100"/>
      <w:ind w:left="440"/>
    </w:pPr>
  </w:style>
  <w:style w:type="paragraph" w:styleId="TOC4">
    <w:name w:val="toc 4"/>
    <w:basedOn w:val="Normal"/>
    <w:next w:val="Normal"/>
    <w:uiPriority w:val="39"/>
    <w:unhideWhenUsed/>
    <w:rsid w:val="094368B2"/>
    <w:pPr>
      <w:spacing w:after="100"/>
      <w:ind w:left="660"/>
    </w:pPr>
  </w:style>
  <w:style w:type="paragraph" w:styleId="TOC5">
    <w:name w:val="toc 5"/>
    <w:basedOn w:val="Normal"/>
    <w:next w:val="Normal"/>
    <w:uiPriority w:val="39"/>
    <w:unhideWhenUsed/>
    <w:rsid w:val="094368B2"/>
    <w:pPr>
      <w:spacing w:after="100"/>
      <w:ind w:left="880"/>
    </w:pPr>
  </w:style>
  <w:style w:type="paragraph" w:styleId="TOC6">
    <w:name w:val="toc 6"/>
    <w:basedOn w:val="Normal"/>
    <w:next w:val="Normal"/>
    <w:uiPriority w:val="39"/>
    <w:unhideWhenUsed/>
    <w:rsid w:val="094368B2"/>
    <w:pPr>
      <w:spacing w:after="100"/>
      <w:ind w:left="1100"/>
    </w:pPr>
  </w:style>
  <w:style w:type="paragraph" w:styleId="TOC7">
    <w:name w:val="toc 7"/>
    <w:basedOn w:val="Normal"/>
    <w:next w:val="Normal"/>
    <w:uiPriority w:val="39"/>
    <w:unhideWhenUsed/>
    <w:rsid w:val="094368B2"/>
    <w:pPr>
      <w:spacing w:after="100"/>
      <w:ind w:left="1320"/>
    </w:pPr>
  </w:style>
  <w:style w:type="paragraph" w:styleId="TOC8">
    <w:name w:val="toc 8"/>
    <w:basedOn w:val="Normal"/>
    <w:next w:val="Normal"/>
    <w:uiPriority w:val="39"/>
    <w:unhideWhenUsed/>
    <w:rsid w:val="094368B2"/>
    <w:pPr>
      <w:spacing w:after="100"/>
      <w:ind w:left="1540"/>
    </w:pPr>
  </w:style>
  <w:style w:type="paragraph" w:styleId="TOC9">
    <w:name w:val="toc 9"/>
    <w:basedOn w:val="Normal"/>
    <w:next w:val="Normal"/>
    <w:uiPriority w:val="39"/>
    <w:unhideWhenUsed/>
    <w:rsid w:val="094368B2"/>
    <w:pPr>
      <w:spacing w:after="100"/>
      <w:ind w:left="1760"/>
    </w:pPr>
  </w:style>
  <w:style w:type="paragraph" w:styleId="EndnoteText">
    <w:name w:val="endnote text"/>
    <w:basedOn w:val="Normal"/>
    <w:uiPriority w:val="99"/>
    <w:semiHidden/>
    <w:unhideWhenUsed/>
    <w:rsid w:val="094368B2"/>
    <w:rPr>
      <w:sz w:val="20"/>
      <w:szCs w:val="20"/>
    </w:rPr>
  </w:style>
  <w:style w:type="paragraph" w:styleId="FootnoteText">
    <w:name w:val="footnote text"/>
    <w:basedOn w:val="Normal"/>
    <w:uiPriority w:val="99"/>
    <w:semiHidden/>
    <w:unhideWhenUsed/>
    <w:rsid w:val="094368B2"/>
    <w:rPr>
      <w:sz w:val="20"/>
      <w:szCs w:val="20"/>
    </w:rPr>
  </w:style>
  <w:style w:type="paragraph" w:customStyle="1" w:styleId="Style1">
    <w:name w:val="Style1"/>
    <w:basedOn w:val="Normal"/>
    <w:link w:val="Style1Char"/>
    <w:qFormat/>
    <w:rsid w:val="008A3997"/>
    <w:pPr>
      <w:spacing w:line="360" w:lineRule="auto"/>
      <w:ind w:left="2160"/>
      <w:jc w:val="center"/>
    </w:pPr>
  </w:style>
  <w:style w:type="character" w:customStyle="1" w:styleId="Style1Char">
    <w:name w:val="Style1 Char"/>
    <w:basedOn w:val="DefaultParagraphFont"/>
    <w:link w:val="Style1"/>
    <w:rsid w:val="008A3997"/>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26"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apps.who.int/gb/ebwha/pdf_files/WHA63/A63_R22-en.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11/relationships/people" Target="people.xml"/><Relationship Id="rId28" Type="http://schemas.microsoft.com/office/2016/09/relationships/commentsIds" Target="commentsId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 Id="rId27"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D84B50D528E49A88939869F5335261D"/>
        <w:category>
          <w:name w:val="General"/>
          <w:gallery w:val="placeholder"/>
        </w:category>
        <w:types>
          <w:type w:val="bbPlcHdr"/>
        </w:types>
        <w:behaviors>
          <w:behavior w:val="content"/>
        </w:behaviors>
        <w:guid w:val="{DE1D0584-ECE4-4B2C-8CF2-343D7F90C0A1}"/>
      </w:docPartPr>
      <w:docPartBody>
        <w:p w:rsidR="00F85BAC" w:rsidRDefault="00547D5E" w:rsidP="00547D5E">
          <w:pPr>
            <w:pStyle w:val="DD84B50D528E49A88939869F5335261D"/>
          </w:pPr>
          <w:r w:rsidRPr="00FE63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Microsoft JhengHei"/>
    <w:panose1 w:val="02010601000101010101"/>
    <w:charset w:val="88"/>
    <w:family w:val="roman"/>
    <w:pitch w:val="variable"/>
    <w:sig w:usb0="00000000"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D5E"/>
    <w:rsid w:val="0007223F"/>
    <w:rsid w:val="001511FC"/>
    <w:rsid w:val="001A7DE5"/>
    <w:rsid w:val="003726A0"/>
    <w:rsid w:val="003A1B0C"/>
    <w:rsid w:val="003F5BF5"/>
    <w:rsid w:val="00547D5E"/>
    <w:rsid w:val="005C256A"/>
    <w:rsid w:val="00793110"/>
    <w:rsid w:val="007D32C2"/>
    <w:rsid w:val="007E6CBF"/>
    <w:rsid w:val="009057E3"/>
    <w:rsid w:val="00A13B8F"/>
    <w:rsid w:val="00A91CA2"/>
    <w:rsid w:val="00AB7EF2"/>
    <w:rsid w:val="00B01A10"/>
    <w:rsid w:val="00C52FE4"/>
    <w:rsid w:val="00C62853"/>
    <w:rsid w:val="00CC5761"/>
    <w:rsid w:val="00ED47FC"/>
    <w:rsid w:val="00F25A53"/>
    <w:rsid w:val="00F85BAC"/>
    <w:rsid w:val="00FB1F4F"/>
    <w:rsid w:val="00FD57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E" w:eastAsia="en-IE"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7D5E"/>
    <w:rPr>
      <w:color w:val="808080"/>
    </w:rPr>
  </w:style>
  <w:style w:type="paragraph" w:customStyle="1" w:styleId="DD84B50D528E49A88939869F5335261D">
    <w:name w:val="DD84B50D528E49A88939869F5335261D"/>
    <w:rsid w:val="00547D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08A710EBB03644A9DADC30770CE2BF" ma:contentTypeVersion="12" ma:contentTypeDescription="Create a new document." ma:contentTypeScope="" ma:versionID="d2c61adc4aee65a83cbde24995aad2e5">
  <xsd:schema xmlns:xsd="http://www.w3.org/2001/XMLSchema" xmlns:xs="http://www.w3.org/2001/XMLSchema" xmlns:p="http://schemas.microsoft.com/office/2006/metadata/properties" xmlns:ns2="10acc288-0dd2-4f1d-8da8-cc14f7800129" xmlns:ns3="238b9336-45aa-42e6-8b22-16769e4a8785" targetNamespace="http://schemas.microsoft.com/office/2006/metadata/properties" ma:root="true" ma:fieldsID="67b02f2ab367f7aea4e9395af46256f0" ns2:_="" ns3:_="">
    <xsd:import namespace="10acc288-0dd2-4f1d-8da8-cc14f7800129"/>
    <xsd:import namespace="238b9336-45aa-42e6-8b22-16769e4a878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acc288-0dd2-4f1d-8da8-cc14f78001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7245c84-c119-4115-bad1-baccb7c297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8b9336-45aa-42e6-8b22-16769e4a878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36567f-ae45-44ac-97ef-c7fdc7a34597}" ma:internalName="TaxCatchAll" ma:showField="CatchAllData" ma:web="238b9336-45aa-42e6-8b22-16769e4a87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244F4B-36E0-4A7F-8354-3FFDF2484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acc288-0dd2-4f1d-8da8-cc14f7800129"/>
    <ds:schemaRef ds:uri="238b9336-45aa-42e6-8b22-16769e4a87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EBAE25-A44E-4BBA-A2E7-03270C26936F}">
  <ds:schemaRefs>
    <ds:schemaRef ds:uri="http://schemas.microsoft.com/sharepoint/v3/contenttype/forms"/>
  </ds:schemaRefs>
</ds:datastoreItem>
</file>

<file path=customXml/itemProps3.xml><?xml version="1.0" encoding="utf-8"?>
<ds:datastoreItem xmlns:ds="http://schemas.openxmlformats.org/officeDocument/2006/customXml" ds:itemID="{3FFBC4D8-1133-4420-A26B-73455C770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17522</Words>
  <Characters>99880</Characters>
  <Application>Microsoft Office Word</Application>
  <DocSecurity>0</DocSecurity>
  <Lines>832</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Blake, Teresa</dc:creator>
  <cp:lastModifiedBy>Adam Hanlon</cp:lastModifiedBy>
  <cp:revision>3</cp:revision>
  <cp:lastPrinted>2023-08-30T14:01:00Z</cp:lastPrinted>
  <dcterms:created xsi:type="dcterms:W3CDTF">2024-08-23T11:03:00Z</dcterms:created>
  <dcterms:modified xsi:type="dcterms:W3CDTF">2024-08-23T11:03:00Z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18/10/2023 16:37</vt:lpwstr>
  </property>
  <property fmtid="{D5CDD505-2E9C-101B-9397-08002B2CF9AE}" pid="3" name="DocumentDate">
    <vt:lpwstr>18/10/2023 16:37</vt:lpwstr>
  </property>
  <property fmtid="{D5CDD505-2E9C-101B-9397-08002B2CF9AE}" pid="4" name="DocumentExtension">
    <vt:lpwstr>.docx</vt:lpwstr>
  </property>
  <property fmtid="{D5CDD505-2E9C-101B-9397-08002B2CF9AE}" pid="5" name="DocumentID">
    <vt:lpwstr>5335225</vt:lpwstr>
  </property>
  <property fmtid="{D5CDD505-2E9C-101B-9397-08002B2CF9AE}" pid="6" name="DocumentModified">
    <vt:lpwstr>18/10/2023 18:40</vt:lpwstr>
  </property>
  <property fmtid="{D5CDD505-2E9C-101B-9397-08002B2CF9AE}" pid="7" name="DocumentName">
    <vt:lpwstr>Draft CRO mCTA  HSE v7.docx</vt:lpwstr>
  </property>
  <property fmtid="{D5CDD505-2E9C-101B-9397-08002B2CF9AE}" pid="8" name="DocumentNameWithoutExtension">
    <vt:lpwstr>Draft CRO mCTA  HSE v7</vt:lpwstr>
  </property>
  <property fmtid="{D5CDD505-2E9C-101B-9397-08002B2CF9AE}" pid="9" name="DocumentVersion">
    <vt:lpwstr/>
  </property>
  <property fmtid="{D5CDD505-2E9C-101B-9397-08002B2CF9AE}" pid="10" name="DocumentVersionNum">
    <vt:lpwstr>3</vt:lpwstr>
  </property>
  <property fmtid="{D5CDD505-2E9C-101B-9397-08002B2CF9AE}" pid="11" name="ID">
    <vt:lpwstr>5335225</vt:lpwstr>
  </property>
  <property fmtid="{D5CDD505-2E9C-101B-9397-08002B2CF9AE}" pid="12" name="MSIP_Label_f31142f3-8099-46d1-8755-df3fda1ce27f_ActionId">
    <vt:lpwstr>b547700b-077b-4fc0-a702-628744aabc09</vt:lpwstr>
  </property>
  <property fmtid="{D5CDD505-2E9C-101B-9397-08002B2CF9AE}" pid="13" name="MSIP_Label_f31142f3-8099-46d1-8755-df3fda1ce27f_ContentBits">
    <vt:lpwstr>0</vt:lpwstr>
  </property>
  <property fmtid="{D5CDD505-2E9C-101B-9397-08002B2CF9AE}" pid="14" name="MSIP_Label_f31142f3-8099-46d1-8755-df3fda1ce27f_Enabled">
    <vt:lpwstr>true</vt:lpwstr>
  </property>
  <property fmtid="{D5CDD505-2E9C-101B-9397-08002B2CF9AE}" pid="15" name="MSIP_Label_f31142f3-8099-46d1-8755-df3fda1ce27f_Method">
    <vt:lpwstr>Privileged</vt:lpwstr>
  </property>
  <property fmtid="{D5CDD505-2E9C-101B-9397-08002B2CF9AE}" pid="16" name="MSIP_Label_f31142f3-8099-46d1-8755-df3fda1ce27f_Name">
    <vt:lpwstr>Public_</vt:lpwstr>
  </property>
  <property fmtid="{D5CDD505-2E9C-101B-9397-08002B2CF9AE}" pid="17" name="MSIP_Label_f31142f3-8099-46d1-8755-df3fda1ce27f_SetDate">
    <vt:lpwstr>2023-02-21T10:29:27Z</vt:lpwstr>
  </property>
  <property fmtid="{D5CDD505-2E9C-101B-9397-08002B2CF9AE}" pid="18" name="MSIP_Label_f31142f3-8099-46d1-8755-df3fda1ce27f_SiteId">
    <vt:lpwstr>4b4266a6-1368-41af-ad5a-59eb634f7ad8</vt:lpwstr>
  </property>
  <property fmtid="{D5CDD505-2E9C-101B-9397-08002B2CF9AE}" pid="19" name="_NewReviewCycle">
    <vt:lpwstr/>
  </property>
</Properties>
</file>